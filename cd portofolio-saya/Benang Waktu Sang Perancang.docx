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7EB9" w14:textId="77777777" w:rsidR="00373C70" w:rsidRDefault="00373C70"/>
    <w:p w14:paraId="573808B4" w14:textId="77777777" w:rsidR="001A624B" w:rsidRDefault="001A624B"/>
    <w:p w14:paraId="36CAA9CF" w14:textId="77777777" w:rsidR="001A624B" w:rsidRDefault="001A624B"/>
    <w:p w14:paraId="354A2458" w14:textId="77777777" w:rsidR="001A624B" w:rsidRDefault="001A624B"/>
    <w:p w14:paraId="3F6E2F22" w14:textId="77777777" w:rsidR="001A624B" w:rsidRDefault="001A624B"/>
    <w:p w14:paraId="4FCC90B7" w14:textId="77777777" w:rsidR="001A624B" w:rsidRDefault="001A624B"/>
    <w:p w14:paraId="13B7C626" w14:textId="77777777" w:rsidR="001A624B" w:rsidRDefault="001A624B"/>
    <w:p w14:paraId="0F78F49B" w14:textId="77777777" w:rsidR="001A624B" w:rsidRDefault="001A624B"/>
    <w:p w14:paraId="4B7E924F" w14:textId="77777777" w:rsidR="001A624B" w:rsidRDefault="001A624B"/>
    <w:p w14:paraId="4677AE5F" w14:textId="77777777" w:rsidR="001A624B" w:rsidRDefault="001A624B"/>
    <w:p w14:paraId="781387DA" w14:textId="77777777" w:rsidR="001A624B" w:rsidRDefault="001A624B"/>
    <w:p w14:paraId="2A1E5AF2" w14:textId="77777777" w:rsidR="001A624B" w:rsidRDefault="001A624B"/>
    <w:p w14:paraId="63E12FF3" w14:textId="77777777" w:rsidR="001A624B" w:rsidRDefault="001A624B"/>
    <w:p w14:paraId="0D9A9182" w14:textId="77777777" w:rsidR="001A624B" w:rsidRDefault="001A624B"/>
    <w:p w14:paraId="35AE0A3B" w14:textId="77777777" w:rsidR="001A624B" w:rsidRDefault="001A624B"/>
    <w:p w14:paraId="3FEDDCA4" w14:textId="77777777" w:rsidR="001A624B" w:rsidRDefault="001A624B"/>
    <w:p w14:paraId="77112F8A" w14:textId="77777777" w:rsidR="001A624B" w:rsidRDefault="001A624B"/>
    <w:p w14:paraId="334992C4" w14:textId="77777777" w:rsidR="001A624B" w:rsidRDefault="001A624B"/>
    <w:p w14:paraId="4057BAF4" w14:textId="77777777" w:rsidR="001A624B" w:rsidRDefault="001A624B"/>
    <w:p w14:paraId="621E5F8D" w14:textId="77777777" w:rsidR="001A624B" w:rsidRDefault="001A624B"/>
    <w:p w14:paraId="5AAD518A" w14:textId="77777777" w:rsidR="001A624B" w:rsidRDefault="001A624B"/>
    <w:p w14:paraId="083A2FE3" w14:textId="77777777" w:rsidR="001A624B" w:rsidRDefault="001A624B"/>
    <w:p w14:paraId="68A66F56" w14:textId="77777777" w:rsidR="001A624B" w:rsidRDefault="001A624B"/>
    <w:p w14:paraId="25F18F6F" w14:textId="77777777" w:rsidR="001A624B" w:rsidRDefault="001A624B"/>
    <w:p w14:paraId="7998CF68" w14:textId="77777777" w:rsidR="001A624B" w:rsidRDefault="001A624B"/>
    <w:p w14:paraId="6BC2B143" w14:textId="77777777" w:rsidR="001A624B" w:rsidRDefault="001A624B"/>
    <w:p w14:paraId="4375590A" w14:textId="2FE1B1F6" w:rsidR="001A624B" w:rsidRDefault="00897EE5" w:rsidP="00897EE5">
      <w:pPr>
        <w:pStyle w:val="Title"/>
        <w:jc w:val="center"/>
        <w:rPr>
          <w:rFonts w:ascii="Caveat Brush" w:hAnsi="Caveat Brush"/>
        </w:rPr>
      </w:pPr>
      <w:proofErr w:type="spellStart"/>
      <w:r w:rsidRPr="000830B5">
        <w:rPr>
          <w:rFonts w:ascii="Caveat Brush" w:hAnsi="Caveat Brush"/>
        </w:rPr>
        <w:lastRenderedPageBreak/>
        <w:t>Benang</w:t>
      </w:r>
      <w:proofErr w:type="spellEnd"/>
      <w:r w:rsidRPr="000830B5">
        <w:rPr>
          <w:rFonts w:ascii="Caveat Brush" w:hAnsi="Caveat Brush"/>
        </w:rPr>
        <w:t xml:space="preserve"> Waktu Sang </w:t>
      </w:r>
      <w:proofErr w:type="spellStart"/>
      <w:r w:rsidRPr="000830B5">
        <w:rPr>
          <w:rFonts w:ascii="Caveat Brush" w:hAnsi="Caveat Brush"/>
        </w:rPr>
        <w:t>Perancang</w:t>
      </w:r>
      <w:proofErr w:type="spellEnd"/>
    </w:p>
    <w:p w14:paraId="5DAAB248" w14:textId="3530805F" w:rsidR="00F22BB4" w:rsidRDefault="00F22BB4" w:rsidP="00F22BB4">
      <w:pPr>
        <w:pStyle w:val="Subtitle"/>
        <w:rPr>
          <w:rFonts w:ascii="Caveat Brush" w:hAnsi="Caveat Brush"/>
          <w:color w:val="A6A6A6" w:themeColor="background1" w:themeShade="A6"/>
        </w:rPr>
      </w:pPr>
      <w:r w:rsidRPr="00BB4EA4">
        <w:rPr>
          <w:rFonts w:ascii="Caveat Brush" w:hAnsi="Caveat Brush"/>
          <w:color w:val="A6A6A6" w:themeColor="background1" w:themeShade="A6"/>
        </w:rPr>
        <w:t>Prolog</w:t>
      </w:r>
    </w:p>
    <w:p w14:paraId="593A5D0B" w14:textId="052224AC" w:rsidR="00F94F46" w:rsidRDefault="00CC0299" w:rsidP="005B379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Surabaya</w:t>
      </w:r>
      <w:r w:rsidR="00403EFC">
        <w:rPr>
          <w:rFonts w:ascii="Times New Roman" w:hAnsi="Times New Roman" w:cs="Times New Roman"/>
          <w:color w:val="000000" w:themeColor="text1"/>
        </w:rPr>
        <w:t>, 2024</w:t>
      </w:r>
    </w:p>
    <w:p w14:paraId="5321EE47" w14:textId="0206CA1F" w:rsidR="00281BBD" w:rsidRDefault="009A657B" w:rsidP="00DB0E5D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Terlihat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siluet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seorang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gadis </w:t>
      </w:r>
      <w:proofErr w:type="spellStart"/>
      <w:r>
        <w:rPr>
          <w:rFonts w:ascii="Times New Roman" w:hAnsi="Times New Roman" w:cs="Times New Roman"/>
          <w:color w:val="000000" w:themeColor="text1"/>
        </w:rPr>
        <w:t>muda</w:t>
      </w:r>
      <w:proofErr w:type="spellEnd"/>
      <w:r w:rsidR="00E31106">
        <w:rPr>
          <w:rFonts w:ascii="Times New Roman" w:hAnsi="Times New Roman" w:cs="Times New Roman"/>
          <w:color w:val="000000" w:themeColor="text1"/>
        </w:rPr>
        <w:t xml:space="preserve"> </w:t>
      </w:r>
      <w:r w:rsidR="00410E30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="00410E30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410E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10E30">
        <w:rPr>
          <w:rFonts w:ascii="Times New Roman" w:hAnsi="Times New Roman" w:cs="Times New Roman"/>
          <w:color w:val="000000" w:themeColor="text1"/>
        </w:rPr>
        <w:t>ruangan</w:t>
      </w:r>
      <w:proofErr w:type="spellEnd"/>
      <w:r w:rsidR="00410E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10E30">
        <w:rPr>
          <w:rFonts w:ascii="Times New Roman" w:hAnsi="Times New Roman" w:cs="Times New Roman"/>
          <w:color w:val="000000" w:themeColor="text1"/>
        </w:rPr>
        <w:t>berisi</w:t>
      </w:r>
      <w:proofErr w:type="spellEnd"/>
      <w:r w:rsidR="00410E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10E30">
        <w:rPr>
          <w:rFonts w:ascii="Times New Roman" w:hAnsi="Times New Roman" w:cs="Times New Roman"/>
          <w:color w:val="000000" w:themeColor="text1"/>
        </w:rPr>
        <w:t>sketsa-sketsa</w:t>
      </w:r>
      <w:proofErr w:type="spellEnd"/>
      <w:r w:rsidR="00410E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pakaian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gaya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sederhana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terkesan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471A2">
        <w:rPr>
          <w:rFonts w:ascii="Times New Roman" w:hAnsi="Times New Roman" w:cs="Times New Roman"/>
          <w:color w:val="000000" w:themeColor="text1"/>
        </w:rPr>
        <w:t>anggun</w:t>
      </w:r>
      <w:proofErr w:type="spellEnd"/>
      <w:r w:rsidR="00A471A2">
        <w:rPr>
          <w:rFonts w:ascii="Times New Roman" w:hAnsi="Times New Roman" w:cs="Times New Roman"/>
          <w:color w:val="000000" w:themeColor="text1"/>
        </w:rPr>
        <w:t xml:space="preserve">. </w:t>
      </w:r>
      <w:r w:rsidR="00837734">
        <w:rPr>
          <w:rFonts w:ascii="Times New Roman" w:hAnsi="Times New Roman" w:cs="Times New Roman"/>
          <w:color w:val="000000" w:themeColor="text1"/>
        </w:rPr>
        <w:t xml:space="preserve">Di </w:t>
      </w:r>
      <w:proofErr w:type="spellStart"/>
      <w:r w:rsidR="00837734">
        <w:rPr>
          <w:rFonts w:ascii="Times New Roman" w:hAnsi="Times New Roman" w:cs="Times New Roman"/>
          <w:color w:val="000000" w:themeColor="text1"/>
        </w:rPr>
        <w:t>balik</w:t>
      </w:r>
      <w:proofErr w:type="spellEnd"/>
      <w:r w:rsidR="0083773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37734">
        <w:rPr>
          <w:rFonts w:ascii="Times New Roman" w:hAnsi="Times New Roman" w:cs="Times New Roman"/>
          <w:color w:val="000000" w:themeColor="text1"/>
        </w:rPr>
        <w:t>remang-remang</w:t>
      </w:r>
      <w:proofErr w:type="spellEnd"/>
      <w:r w:rsidR="0083773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37734">
        <w:rPr>
          <w:rFonts w:ascii="Times New Roman" w:hAnsi="Times New Roman" w:cs="Times New Roman"/>
          <w:color w:val="000000" w:themeColor="text1"/>
        </w:rPr>
        <w:t>cahaya</w:t>
      </w:r>
      <w:proofErr w:type="spellEnd"/>
      <w:r w:rsidR="00837734">
        <w:rPr>
          <w:rFonts w:ascii="Times New Roman" w:hAnsi="Times New Roman" w:cs="Times New Roman"/>
          <w:color w:val="000000" w:themeColor="text1"/>
        </w:rPr>
        <w:t xml:space="preserve"> tablet yang </w:t>
      </w:r>
      <w:proofErr w:type="spellStart"/>
      <w:r w:rsidR="00837734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83773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065EA">
        <w:rPr>
          <w:rFonts w:ascii="Times New Roman" w:hAnsi="Times New Roman" w:cs="Times New Roman"/>
          <w:color w:val="000000" w:themeColor="text1"/>
        </w:rPr>
        <w:t>gunakan</w:t>
      </w:r>
      <w:proofErr w:type="spellEnd"/>
      <w:r w:rsidR="00D065E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065EA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D065E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717BE">
        <w:rPr>
          <w:rFonts w:ascii="Times New Roman" w:hAnsi="Times New Roman" w:cs="Times New Roman"/>
          <w:color w:val="000000" w:themeColor="text1"/>
        </w:rPr>
        <w:t>me</w:t>
      </w:r>
      <w:r w:rsidR="00FC67BB">
        <w:rPr>
          <w:rFonts w:ascii="Times New Roman" w:hAnsi="Times New Roman" w:cs="Times New Roman"/>
          <w:color w:val="000000" w:themeColor="text1"/>
        </w:rPr>
        <w:t>mvisualkan</w:t>
      </w:r>
      <w:proofErr w:type="spellEnd"/>
      <w:r w:rsidR="00FC67B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67BB">
        <w:rPr>
          <w:rFonts w:ascii="Times New Roman" w:hAnsi="Times New Roman" w:cs="Times New Roman"/>
          <w:color w:val="000000" w:themeColor="text1"/>
        </w:rPr>
        <w:t>gambaran</w:t>
      </w:r>
      <w:proofErr w:type="spellEnd"/>
      <w:r w:rsidR="00FC67B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67BB">
        <w:rPr>
          <w:rFonts w:ascii="Times New Roman" w:hAnsi="Times New Roman" w:cs="Times New Roman"/>
          <w:color w:val="000000" w:themeColor="text1"/>
        </w:rPr>
        <w:t>pakaian</w:t>
      </w:r>
      <w:proofErr w:type="spellEnd"/>
      <w:r w:rsidR="00FC67BB">
        <w:rPr>
          <w:rFonts w:ascii="Times New Roman" w:hAnsi="Times New Roman" w:cs="Times New Roman"/>
          <w:color w:val="000000" w:themeColor="text1"/>
        </w:rPr>
        <w:t xml:space="preserve"> yang</w:t>
      </w:r>
      <w:r w:rsidR="005232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23219">
        <w:rPr>
          <w:rFonts w:ascii="Times New Roman" w:hAnsi="Times New Roman" w:cs="Times New Roman"/>
          <w:color w:val="000000" w:themeColor="text1"/>
        </w:rPr>
        <w:t>muncul</w:t>
      </w:r>
      <w:proofErr w:type="spellEnd"/>
      <w:r w:rsidR="00523219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523219">
        <w:rPr>
          <w:rFonts w:ascii="Times New Roman" w:hAnsi="Times New Roman" w:cs="Times New Roman"/>
          <w:color w:val="000000" w:themeColor="text1"/>
        </w:rPr>
        <w:t>benaknya</w:t>
      </w:r>
      <w:proofErr w:type="spellEnd"/>
      <w:r w:rsidR="00FC67BB">
        <w:rPr>
          <w:rFonts w:ascii="Times New Roman" w:hAnsi="Times New Roman" w:cs="Times New Roman"/>
          <w:color w:val="000000" w:themeColor="text1"/>
        </w:rPr>
        <w:t>.</w:t>
      </w:r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Terlihat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raut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wajahnya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perhitungan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lakukan</w:t>
      </w:r>
      <w:proofErr w:type="spellEnd"/>
      <w:r w:rsidR="00E766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76652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="00414BA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14BA1">
        <w:rPr>
          <w:rFonts w:ascii="Times New Roman" w:hAnsi="Times New Roman" w:cs="Times New Roman"/>
          <w:color w:val="000000" w:themeColor="text1"/>
        </w:rPr>
        <w:t>teliti</w:t>
      </w:r>
      <w:proofErr w:type="spellEnd"/>
      <w:r w:rsidR="00414BA1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1229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="0011229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12290">
        <w:rPr>
          <w:rFonts w:ascii="Times New Roman" w:hAnsi="Times New Roman" w:cs="Times New Roman"/>
          <w:color w:val="000000" w:themeColor="text1"/>
        </w:rPr>
        <w:t>warna</w:t>
      </w:r>
      <w:proofErr w:type="spellEnd"/>
      <w:r w:rsidR="00E31F0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31F09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="00E31F0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E6FD5">
        <w:rPr>
          <w:rFonts w:ascii="Times New Roman" w:hAnsi="Times New Roman" w:cs="Times New Roman"/>
          <w:color w:val="000000" w:themeColor="text1"/>
        </w:rPr>
        <w:t>potongan</w:t>
      </w:r>
      <w:proofErr w:type="spellEnd"/>
      <w:r w:rsidR="003E6FD5">
        <w:rPr>
          <w:rFonts w:ascii="Times New Roman" w:hAnsi="Times New Roman" w:cs="Times New Roman"/>
          <w:color w:val="000000" w:themeColor="text1"/>
        </w:rPr>
        <w:t xml:space="preserve">, </w:t>
      </w:r>
      <w:r w:rsidR="007621B0">
        <w:rPr>
          <w:rFonts w:ascii="Times New Roman" w:hAnsi="Times New Roman" w:cs="Times New Roman"/>
          <w:color w:val="000000" w:themeColor="text1"/>
        </w:rPr>
        <w:t xml:space="preserve">dan </w:t>
      </w:r>
      <w:proofErr w:type="spellStart"/>
      <w:r w:rsidR="007621B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motif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perhitungkan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secara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seksama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agar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nantinya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pakaian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33715">
        <w:rPr>
          <w:rFonts w:ascii="Times New Roman" w:hAnsi="Times New Roman" w:cs="Times New Roman"/>
          <w:color w:val="000000" w:themeColor="text1"/>
        </w:rPr>
        <w:t>ciptakan</w:t>
      </w:r>
      <w:proofErr w:type="spellEnd"/>
      <w:r w:rsidR="000337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tema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ingin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tonjolkan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peragaan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busananya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 w:rsidR="00F12353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F12353">
        <w:rPr>
          <w:rFonts w:ascii="Times New Roman" w:hAnsi="Times New Roman" w:cs="Times New Roman"/>
          <w:color w:val="000000" w:themeColor="text1"/>
        </w:rPr>
        <w:t>.</w:t>
      </w:r>
      <w:r w:rsidR="00C06DD7">
        <w:rPr>
          <w:rFonts w:ascii="Times New Roman" w:hAnsi="Times New Roman" w:cs="Times New Roman"/>
          <w:color w:val="000000" w:themeColor="text1"/>
        </w:rPr>
        <w:t xml:space="preserve"> Yaitu, </w:t>
      </w:r>
      <w:proofErr w:type="spellStart"/>
      <w:r w:rsidR="00C06DD7">
        <w:rPr>
          <w:rFonts w:ascii="Times New Roman" w:hAnsi="Times New Roman" w:cs="Times New Roman"/>
          <w:color w:val="000000" w:themeColor="text1"/>
        </w:rPr>
        <w:t>kecantikan</w:t>
      </w:r>
      <w:proofErr w:type="spellEnd"/>
      <w:r w:rsidR="00C06DD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06DD7">
        <w:rPr>
          <w:rFonts w:ascii="Times New Roman" w:hAnsi="Times New Roman" w:cs="Times New Roman"/>
          <w:color w:val="000000" w:themeColor="text1"/>
        </w:rPr>
        <w:t>itu</w:t>
      </w:r>
      <w:proofErr w:type="spellEnd"/>
      <w:r w:rsidR="00C06DD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06DD7">
        <w:rPr>
          <w:rFonts w:ascii="Times New Roman" w:hAnsi="Times New Roman" w:cs="Times New Roman"/>
          <w:color w:val="000000" w:themeColor="text1"/>
        </w:rPr>
        <w:t>beragam</w:t>
      </w:r>
      <w:proofErr w:type="spellEnd"/>
      <w:r w:rsidR="00C06DD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C06DD7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="00C06DD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06DD7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="00C06DD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06DD7">
        <w:rPr>
          <w:rFonts w:ascii="Times New Roman" w:hAnsi="Times New Roman" w:cs="Times New Roman"/>
          <w:color w:val="000000" w:themeColor="text1"/>
        </w:rPr>
        <w:t>selaras</w:t>
      </w:r>
      <w:proofErr w:type="spellEnd"/>
      <w:r w:rsidR="00C06DD7">
        <w:rPr>
          <w:rFonts w:ascii="Times New Roman" w:hAnsi="Times New Roman" w:cs="Times New Roman"/>
          <w:color w:val="000000" w:themeColor="text1"/>
        </w:rPr>
        <w:t>,</w:t>
      </w:r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setiap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orang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keunikan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diri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mereka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masing-masing.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Itulah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tonjolkan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peragaan</w:t>
      </w:r>
      <w:proofErr w:type="spellEnd"/>
      <w:r w:rsidR="00BC770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7700">
        <w:rPr>
          <w:rFonts w:ascii="Times New Roman" w:hAnsi="Times New Roman" w:cs="Times New Roman"/>
          <w:color w:val="000000" w:themeColor="text1"/>
        </w:rPr>
        <w:t>busana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keempatnya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debut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kancah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nasional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tahun</w:t>
      </w:r>
      <w:proofErr w:type="spellEnd"/>
      <w:r w:rsidR="00BF1F2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F1F26">
        <w:rPr>
          <w:rFonts w:ascii="Times New Roman" w:hAnsi="Times New Roman" w:cs="Times New Roman"/>
          <w:color w:val="000000" w:themeColor="text1"/>
        </w:rPr>
        <w:t>lalu</w:t>
      </w:r>
      <w:proofErr w:type="spellEnd"/>
      <w:r w:rsidR="004B02A6">
        <w:rPr>
          <w:rFonts w:ascii="Times New Roman" w:hAnsi="Times New Roman" w:cs="Times New Roman"/>
          <w:color w:val="000000" w:themeColor="text1"/>
        </w:rPr>
        <w:t xml:space="preserve">. </w:t>
      </w:r>
    </w:p>
    <w:p w14:paraId="596CFB63" w14:textId="215D3BE2" w:rsidR="0093378E" w:rsidRDefault="006A3C02" w:rsidP="00DB0E5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“Ajeng, </w:t>
      </w:r>
      <w:proofErr w:type="spellStart"/>
      <w:r>
        <w:rPr>
          <w:rFonts w:ascii="Times New Roman" w:hAnsi="Times New Roman" w:cs="Times New Roman"/>
          <w:color w:val="000000" w:themeColor="text1"/>
        </w:rPr>
        <w:t>ngopi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yuk!” </w:t>
      </w:r>
      <w:proofErr w:type="spellStart"/>
      <w:r>
        <w:rPr>
          <w:rFonts w:ascii="Times New Roman" w:hAnsi="Times New Roman" w:cs="Times New Roman"/>
          <w:color w:val="000000" w:themeColor="text1"/>
        </w:rPr>
        <w:t>ajak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23710D">
        <w:rPr>
          <w:rFonts w:ascii="Times New Roman" w:hAnsi="Times New Roman" w:cs="Times New Roman"/>
          <w:color w:val="000000" w:themeColor="text1"/>
        </w:rPr>
        <w:t xml:space="preserve">Novi </w:t>
      </w:r>
      <w:proofErr w:type="spellStart"/>
      <w:r w:rsidR="0023710D">
        <w:rPr>
          <w:rFonts w:ascii="Times New Roman" w:hAnsi="Times New Roman" w:cs="Times New Roman"/>
          <w:color w:val="000000" w:themeColor="text1"/>
        </w:rPr>
        <w:t>membuka</w:t>
      </w:r>
      <w:proofErr w:type="spellEnd"/>
      <w:r w:rsidR="002371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ruanganku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 xml:space="preserve">. “Lu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ngga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liat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kerjaan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gua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9FE">
        <w:rPr>
          <w:rFonts w:ascii="Times New Roman" w:hAnsi="Times New Roman" w:cs="Times New Roman"/>
          <w:color w:val="000000" w:themeColor="text1"/>
        </w:rPr>
        <w:t>banyak</w:t>
      </w:r>
      <w:proofErr w:type="spellEnd"/>
      <w:r w:rsidR="003369FE">
        <w:rPr>
          <w:rFonts w:ascii="Times New Roman" w:hAnsi="Times New Roman" w:cs="Times New Roman"/>
          <w:color w:val="000000" w:themeColor="text1"/>
        </w:rPr>
        <w:t>?”</w:t>
      </w:r>
      <w:r w:rsidR="00B81BE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81BE0">
        <w:rPr>
          <w:rFonts w:ascii="Times New Roman" w:hAnsi="Times New Roman" w:cs="Times New Roman"/>
          <w:color w:val="000000" w:themeColor="text1"/>
        </w:rPr>
        <w:t>sinisku</w:t>
      </w:r>
      <w:proofErr w:type="spellEnd"/>
      <w:r w:rsidR="00B81BE0">
        <w:rPr>
          <w:rFonts w:ascii="Times New Roman" w:hAnsi="Times New Roman" w:cs="Times New Roman"/>
          <w:color w:val="000000" w:themeColor="text1"/>
        </w:rPr>
        <w:t>. “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29660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29660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lu</w:t>
      </w:r>
      <w:proofErr w:type="spellEnd"/>
      <w:r w:rsidR="0029660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29660F">
        <w:rPr>
          <w:rFonts w:ascii="Times New Roman" w:hAnsi="Times New Roman" w:cs="Times New Roman"/>
          <w:color w:val="000000" w:themeColor="text1"/>
        </w:rPr>
        <w:t xml:space="preserve"> kaya orang 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gila</w:t>
      </w:r>
      <w:proofErr w:type="spellEnd"/>
      <w:r w:rsidR="0029660F">
        <w:rPr>
          <w:rFonts w:ascii="Times New Roman" w:hAnsi="Times New Roman" w:cs="Times New Roman"/>
          <w:color w:val="000000" w:themeColor="text1"/>
        </w:rPr>
        <w:t xml:space="preserve"> kalo lama 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lama</w:t>
      </w:r>
      <w:proofErr w:type="spellEnd"/>
      <w:r w:rsidR="0029660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9660F">
        <w:rPr>
          <w:rFonts w:ascii="Times New Roman" w:hAnsi="Times New Roman" w:cs="Times New Roman"/>
          <w:color w:val="000000" w:themeColor="text1"/>
        </w:rPr>
        <w:t>disi</w:t>
      </w:r>
      <w:r w:rsidR="00185D8D">
        <w:rPr>
          <w:rFonts w:ascii="Times New Roman" w:hAnsi="Times New Roman" w:cs="Times New Roman"/>
          <w:color w:val="000000" w:themeColor="text1"/>
        </w:rPr>
        <w:t>ni</w:t>
      </w:r>
      <w:proofErr w:type="spellEnd"/>
      <w:r w:rsidR="00185D8D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185D8D">
        <w:rPr>
          <w:rFonts w:ascii="Times New Roman" w:hAnsi="Times New Roman" w:cs="Times New Roman"/>
          <w:color w:val="000000" w:themeColor="text1"/>
        </w:rPr>
        <w:t>pungkas</w:t>
      </w:r>
      <w:proofErr w:type="spellEnd"/>
      <w:r w:rsidR="00185D8D">
        <w:rPr>
          <w:rFonts w:ascii="Times New Roman" w:hAnsi="Times New Roman" w:cs="Times New Roman"/>
          <w:color w:val="000000" w:themeColor="text1"/>
        </w:rPr>
        <w:t xml:space="preserve"> Novi. “</w:t>
      </w:r>
      <w:proofErr w:type="spellStart"/>
      <w:r w:rsidR="00185D8D">
        <w:rPr>
          <w:rFonts w:ascii="Times New Roman" w:hAnsi="Times New Roman" w:cs="Times New Roman"/>
          <w:color w:val="000000" w:themeColor="text1"/>
        </w:rPr>
        <w:t>Rambut</w:t>
      </w:r>
      <w:proofErr w:type="spellEnd"/>
      <w:r w:rsidR="00185D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85D8D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185D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85D8D">
        <w:rPr>
          <w:rFonts w:ascii="Times New Roman" w:hAnsi="Times New Roman" w:cs="Times New Roman"/>
          <w:color w:val="000000" w:themeColor="text1"/>
        </w:rPr>
        <w:t>ngga</w:t>
      </w:r>
      <w:proofErr w:type="spellEnd"/>
      <w:r w:rsidR="00185D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85D8D">
        <w:rPr>
          <w:rFonts w:ascii="Times New Roman" w:hAnsi="Times New Roman" w:cs="Times New Roman"/>
          <w:color w:val="000000" w:themeColor="text1"/>
        </w:rPr>
        <w:t>dikeramas</w:t>
      </w:r>
      <w:proofErr w:type="spellEnd"/>
      <w:r w:rsidR="00185D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96622">
        <w:rPr>
          <w:rFonts w:ascii="Times New Roman" w:hAnsi="Times New Roman" w:cs="Times New Roman"/>
          <w:color w:val="000000" w:themeColor="text1"/>
        </w:rPr>
        <w:t>berapa</w:t>
      </w:r>
      <w:proofErr w:type="spellEnd"/>
      <w:r w:rsidR="0099662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96622">
        <w:rPr>
          <w:rFonts w:ascii="Times New Roman" w:hAnsi="Times New Roman" w:cs="Times New Roman"/>
          <w:color w:val="000000" w:themeColor="text1"/>
        </w:rPr>
        <w:t>minggu</w:t>
      </w:r>
      <w:proofErr w:type="spellEnd"/>
      <w:r w:rsidR="0099662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96622">
        <w:rPr>
          <w:rFonts w:ascii="Times New Roman" w:hAnsi="Times New Roman" w:cs="Times New Roman"/>
          <w:color w:val="000000" w:themeColor="text1"/>
        </w:rPr>
        <w:t>tuh</w:t>
      </w:r>
      <w:proofErr w:type="spellEnd"/>
      <w:r w:rsidR="00996622">
        <w:rPr>
          <w:rFonts w:ascii="Times New Roman" w:hAnsi="Times New Roman" w:cs="Times New Roman"/>
          <w:color w:val="000000" w:themeColor="text1"/>
        </w:rPr>
        <w:t>?</w:t>
      </w:r>
      <w:r w:rsidR="00B662C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Udahlah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ngopi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sambil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cari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inspirasi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aja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5049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D65049">
        <w:rPr>
          <w:rFonts w:ascii="Times New Roman" w:hAnsi="Times New Roman" w:cs="Times New Roman"/>
          <w:color w:val="000000" w:themeColor="text1"/>
        </w:rPr>
        <w:t xml:space="preserve">” </w:t>
      </w:r>
      <w:r w:rsidR="00685869">
        <w:rPr>
          <w:rFonts w:ascii="Times New Roman" w:hAnsi="Times New Roman" w:cs="Times New Roman"/>
          <w:color w:val="000000" w:themeColor="text1"/>
        </w:rPr>
        <w:t xml:space="preserve">saran </w:t>
      </w:r>
      <w:r w:rsidR="009E0F80">
        <w:rPr>
          <w:rFonts w:ascii="Times New Roman" w:hAnsi="Times New Roman" w:cs="Times New Roman"/>
          <w:color w:val="000000" w:themeColor="text1"/>
        </w:rPr>
        <w:t>Novi</w:t>
      </w:r>
      <w:r w:rsidR="00FC53E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C53E8"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 w:rsidR="00FC53E8">
        <w:rPr>
          <w:rFonts w:ascii="Times New Roman" w:hAnsi="Times New Roman" w:cs="Times New Roman"/>
          <w:color w:val="000000" w:themeColor="text1"/>
        </w:rPr>
        <w:t xml:space="preserve"> ide</w:t>
      </w:r>
      <w:r w:rsidR="002833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33C3">
        <w:rPr>
          <w:rFonts w:ascii="Times New Roman" w:hAnsi="Times New Roman" w:cs="Times New Roman"/>
          <w:color w:val="000000" w:themeColor="text1"/>
        </w:rPr>
        <w:t>untukku</w:t>
      </w:r>
      <w:proofErr w:type="spellEnd"/>
      <w:r w:rsidR="002833C3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2833C3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="002833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33C3">
        <w:rPr>
          <w:rFonts w:ascii="Times New Roman" w:hAnsi="Times New Roman" w:cs="Times New Roman"/>
          <w:color w:val="000000" w:themeColor="text1"/>
        </w:rPr>
        <w:t>frustasi</w:t>
      </w:r>
      <w:proofErr w:type="spellEnd"/>
      <w:r w:rsidR="002833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F347F">
        <w:rPr>
          <w:rFonts w:ascii="Times New Roman" w:hAnsi="Times New Roman" w:cs="Times New Roman"/>
          <w:color w:val="000000" w:themeColor="text1"/>
        </w:rPr>
        <w:t>kehabisan</w:t>
      </w:r>
      <w:proofErr w:type="spellEnd"/>
      <w:r w:rsidR="00CF347F">
        <w:rPr>
          <w:rFonts w:ascii="Times New Roman" w:hAnsi="Times New Roman" w:cs="Times New Roman"/>
          <w:color w:val="000000" w:themeColor="text1"/>
        </w:rPr>
        <w:t xml:space="preserve"> ide.</w:t>
      </w:r>
      <w:r w:rsidR="008245C5">
        <w:rPr>
          <w:rFonts w:ascii="Times New Roman" w:hAnsi="Times New Roman" w:cs="Times New Roman"/>
          <w:color w:val="000000" w:themeColor="text1"/>
        </w:rPr>
        <w:t xml:space="preserve"> “Ok</w:t>
      </w:r>
      <w:r w:rsidR="0064134F">
        <w:rPr>
          <w:rFonts w:ascii="Times New Roman" w:hAnsi="Times New Roman" w:cs="Times New Roman"/>
          <w:color w:val="000000" w:themeColor="text1"/>
        </w:rPr>
        <w:t xml:space="preserve">e,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6413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ikut</w:t>
      </w:r>
      <w:proofErr w:type="spellEnd"/>
      <w:r w:rsidR="006413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64134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tapi</w:t>
      </w:r>
      <w:proofErr w:type="spellEnd"/>
      <w:r w:rsidR="006413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cuma</w:t>
      </w:r>
      <w:proofErr w:type="spellEnd"/>
      <w:r w:rsidR="006413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ngopi</w:t>
      </w:r>
      <w:proofErr w:type="spellEnd"/>
      <w:r w:rsidR="006413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134F">
        <w:rPr>
          <w:rFonts w:ascii="Times New Roman" w:hAnsi="Times New Roman" w:cs="Times New Roman"/>
          <w:color w:val="000000" w:themeColor="text1"/>
        </w:rPr>
        <w:t>d</w:t>
      </w:r>
      <w:r w:rsidR="0088768A">
        <w:rPr>
          <w:rFonts w:ascii="Times New Roman" w:hAnsi="Times New Roman" w:cs="Times New Roman"/>
          <w:color w:val="000000" w:themeColor="text1"/>
        </w:rPr>
        <w:t>oang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selain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ngopi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01D3C">
        <w:rPr>
          <w:rFonts w:ascii="Times New Roman" w:hAnsi="Times New Roman" w:cs="Times New Roman"/>
          <w:color w:val="000000" w:themeColor="text1"/>
        </w:rPr>
        <w:t>ya</w:t>
      </w:r>
      <w:proofErr w:type="spellEnd"/>
      <w:r w:rsidR="00B01D3C">
        <w:rPr>
          <w:rFonts w:ascii="Times New Roman" w:hAnsi="Times New Roman" w:cs="Times New Roman"/>
          <w:color w:val="000000" w:themeColor="text1"/>
        </w:rPr>
        <w:t xml:space="preserve">!” </w:t>
      </w:r>
      <w:proofErr w:type="spellStart"/>
      <w:r w:rsidR="00B55E25">
        <w:rPr>
          <w:rFonts w:ascii="Times New Roman" w:hAnsi="Times New Roman" w:cs="Times New Roman"/>
          <w:color w:val="000000" w:themeColor="text1"/>
        </w:rPr>
        <w:t>tegasku</w:t>
      </w:r>
      <w:proofErr w:type="spellEnd"/>
      <w:r w:rsidR="00B55E25">
        <w:rPr>
          <w:rFonts w:ascii="Times New Roman" w:hAnsi="Times New Roman" w:cs="Times New Roman"/>
          <w:color w:val="000000" w:themeColor="text1"/>
        </w:rPr>
        <w:t>.</w:t>
      </w:r>
      <w:r w:rsidR="009F79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F7973">
        <w:rPr>
          <w:rFonts w:ascii="Times New Roman" w:hAnsi="Times New Roman" w:cs="Times New Roman"/>
          <w:color w:val="000000" w:themeColor="text1"/>
        </w:rPr>
        <w:t>Aga</w:t>
      </w:r>
      <w:r w:rsidR="009800B0">
        <w:rPr>
          <w:rFonts w:ascii="Times New Roman" w:hAnsi="Times New Roman" w:cs="Times New Roman"/>
          <w:color w:val="000000" w:themeColor="text1"/>
        </w:rPr>
        <w:t>knya</w:t>
      </w:r>
      <w:proofErr w:type="spellEnd"/>
      <w:r w:rsidR="009800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800B0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9800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800B0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9800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800B0">
        <w:rPr>
          <w:rFonts w:ascii="Times New Roman" w:hAnsi="Times New Roman" w:cs="Times New Roman"/>
          <w:color w:val="000000" w:themeColor="text1"/>
        </w:rPr>
        <w:t>sedikit</w:t>
      </w:r>
      <w:proofErr w:type="spellEnd"/>
      <w:r w:rsidR="009800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800B0">
        <w:rPr>
          <w:rFonts w:ascii="Times New Roman" w:hAnsi="Times New Roman" w:cs="Times New Roman"/>
          <w:color w:val="000000" w:themeColor="text1"/>
        </w:rPr>
        <w:t>meringankan</w:t>
      </w:r>
      <w:proofErr w:type="spellEnd"/>
      <w:r w:rsidR="009800B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F21E6">
        <w:rPr>
          <w:rFonts w:ascii="Times New Roman" w:hAnsi="Times New Roman" w:cs="Times New Roman"/>
          <w:color w:val="000000" w:themeColor="text1"/>
        </w:rPr>
        <w:t>beban</w:t>
      </w:r>
      <w:proofErr w:type="spellEnd"/>
      <w:r w:rsidR="006F21E6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6F21E6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="006F21E6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6F21E6">
        <w:rPr>
          <w:rFonts w:ascii="Times New Roman" w:hAnsi="Times New Roman" w:cs="Times New Roman"/>
          <w:color w:val="000000" w:themeColor="text1"/>
        </w:rPr>
        <w:t>pundakku</w:t>
      </w:r>
      <w:proofErr w:type="spellEnd"/>
      <w:r w:rsidR="006F21E6">
        <w:rPr>
          <w:rFonts w:ascii="Times New Roman" w:hAnsi="Times New Roman" w:cs="Times New Roman"/>
          <w:color w:val="000000" w:themeColor="text1"/>
        </w:rPr>
        <w:t xml:space="preserve">. </w:t>
      </w:r>
    </w:p>
    <w:p w14:paraId="3CC4255A" w14:textId="6912952F" w:rsidR="00950ACF" w:rsidRDefault="00950ACF" w:rsidP="00DB0E5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Aku </w:t>
      </w:r>
      <w:proofErr w:type="spellStart"/>
      <w:r>
        <w:rPr>
          <w:rFonts w:ascii="Times New Roman" w:hAnsi="Times New Roman" w:cs="Times New Roman"/>
          <w:color w:val="000000" w:themeColor="text1"/>
        </w:rPr>
        <w:t>mengganti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pakaianku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="00047E40">
        <w:rPr>
          <w:rFonts w:ascii="Times New Roman" w:hAnsi="Times New Roman" w:cs="Times New Roman"/>
          <w:color w:val="000000" w:themeColor="text1"/>
        </w:rPr>
        <w:t>kaos</w:t>
      </w:r>
      <w:proofErr w:type="spellEnd"/>
      <w:r w:rsidR="00047E40">
        <w:rPr>
          <w:rFonts w:ascii="Times New Roman" w:hAnsi="Times New Roman" w:cs="Times New Roman"/>
          <w:color w:val="000000" w:themeColor="text1"/>
        </w:rPr>
        <w:t xml:space="preserve"> oblong </w:t>
      </w:r>
      <w:proofErr w:type="spellStart"/>
      <w:r w:rsidR="00047E40">
        <w:rPr>
          <w:rFonts w:ascii="Times New Roman" w:hAnsi="Times New Roman" w:cs="Times New Roman"/>
          <w:color w:val="000000" w:themeColor="text1"/>
        </w:rPr>
        <w:t>hitam</w:t>
      </w:r>
      <w:proofErr w:type="spellEnd"/>
      <w:r w:rsidR="00047E4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47E40">
        <w:rPr>
          <w:rFonts w:ascii="Times New Roman" w:hAnsi="Times New Roman" w:cs="Times New Roman"/>
          <w:color w:val="000000" w:themeColor="text1"/>
        </w:rPr>
        <w:t>kesayanganku</w:t>
      </w:r>
      <w:proofErr w:type="spellEnd"/>
      <w:r w:rsidR="00752C7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213D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6213D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1BF1">
        <w:rPr>
          <w:rFonts w:ascii="Times New Roman" w:hAnsi="Times New Roman" w:cs="Times New Roman"/>
          <w:color w:val="000000" w:themeColor="text1"/>
        </w:rPr>
        <w:t>kaus</w:t>
      </w:r>
      <w:proofErr w:type="spellEnd"/>
      <w:r w:rsidR="00BC1BF1">
        <w:rPr>
          <w:rFonts w:ascii="Times New Roman" w:hAnsi="Times New Roman" w:cs="Times New Roman"/>
          <w:color w:val="000000" w:themeColor="text1"/>
        </w:rPr>
        <w:t xml:space="preserve"> flannel </w:t>
      </w:r>
      <w:proofErr w:type="spellStart"/>
      <w:r w:rsidR="00BC1BF1">
        <w:rPr>
          <w:rFonts w:ascii="Times New Roman" w:hAnsi="Times New Roman" w:cs="Times New Roman"/>
          <w:color w:val="000000" w:themeColor="text1"/>
        </w:rPr>
        <w:t>putih</w:t>
      </w:r>
      <w:proofErr w:type="spellEnd"/>
      <w:r w:rsidR="00BC1B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C1BF1">
        <w:rPr>
          <w:rFonts w:ascii="Times New Roman" w:hAnsi="Times New Roman" w:cs="Times New Roman"/>
          <w:color w:val="000000" w:themeColor="text1"/>
        </w:rPr>
        <w:t>bergaris</w:t>
      </w:r>
      <w:proofErr w:type="spellEnd"/>
      <w:r w:rsidR="00BC1B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91370">
        <w:rPr>
          <w:rFonts w:ascii="Times New Roman" w:hAnsi="Times New Roman" w:cs="Times New Roman"/>
          <w:color w:val="000000" w:themeColor="text1"/>
        </w:rPr>
        <w:t>biru</w:t>
      </w:r>
      <w:proofErr w:type="spellEnd"/>
      <w:r w:rsidR="00591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91370">
        <w:rPr>
          <w:rFonts w:ascii="Times New Roman" w:hAnsi="Times New Roman" w:cs="Times New Roman"/>
          <w:color w:val="000000" w:themeColor="text1"/>
        </w:rPr>
        <w:t>tua</w:t>
      </w:r>
      <w:proofErr w:type="spellEnd"/>
      <w:r w:rsidR="00591370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591370">
        <w:rPr>
          <w:rFonts w:ascii="Times New Roman" w:hAnsi="Times New Roman" w:cs="Times New Roman"/>
          <w:color w:val="000000" w:themeColor="text1"/>
        </w:rPr>
        <w:t>ku</w:t>
      </w:r>
      <w:proofErr w:type="spellEnd"/>
      <w:r w:rsidR="00591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91370">
        <w:rPr>
          <w:rFonts w:ascii="Times New Roman" w:hAnsi="Times New Roman" w:cs="Times New Roman"/>
          <w:color w:val="000000" w:themeColor="text1"/>
        </w:rPr>
        <w:t>padukan</w:t>
      </w:r>
      <w:proofErr w:type="spellEnd"/>
      <w:r w:rsidR="00591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9137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5913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C2C0E">
        <w:rPr>
          <w:rFonts w:ascii="Times New Roman" w:hAnsi="Times New Roman" w:cs="Times New Roman"/>
          <w:color w:val="000000" w:themeColor="text1"/>
        </w:rPr>
        <w:t>celana</w:t>
      </w:r>
      <w:proofErr w:type="spellEnd"/>
      <w:r w:rsidR="004C2C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C2C0E">
        <w:rPr>
          <w:rFonts w:ascii="Times New Roman" w:hAnsi="Times New Roman" w:cs="Times New Roman"/>
          <w:color w:val="000000" w:themeColor="text1"/>
        </w:rPr>
        <w:t>berwarna</w:t>
      </w:r>
      <w:proofErr w:type="spellEnd"/>
      <w:r w:rsidR="004C2C0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C2C0E">
        <w:rPr>
          <w:rFonts w:ascii="Times New Roman" w:hAnsi="Times New Roman" w:cs="Times New Roman"/>
          <w:color w:val="000000" w:themeColor="text1"/>
        </w:rPr>
        <w:t>kream</w:t>
      </w:r>
      <w:proofErr w:type="spellEnd"/>
      <w:r w:rsidR="004C2C0E">
        <w:rPr>
          <w:rFonts w:ascii="Times New Roman" w:hAnsi="Times New Roman" w:cs="Times New Roman"/>
          <w:color w:val="000000" w:themeColor="text1"/>
        </w:rPr>
        <w:t>.</w:t>
      </w:r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Kugelung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rapi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rambutku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tusuk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konde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berwarna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emas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hiasan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bulan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326B">
        <w:rPr>
          <w:rFonts w:ascii="Times New Roman" w:hAnsi="Times New Roman" w:cs="Times New Roman"/>
          <w:color w:val="000000" w:themeColor="text1"/>
        </w:rPr>
        <w:t>separuh</w:t>
      </w:r>
      <w:proofErr w:type="spellEnd"/>
      <w:r w:rsidR="00C4326B">
        <w:rPr>
          <w:rFonts w:ascii="Times New Roman" w:hAnsi="Times New Roman" w:cs="Times New Roman"/>
          <w:color w:val="000000" w:themeColor="text1"/>
        </w:rPr>
        <w:t xml:space="preserve"> </w:t>
      </w:r>
      <w:r w:rsidR="00B26424">
        <w:rPr>
          <w:rFonts w:ascii="Times New Roman" w:hAnsi="Times New Roman" w:cs="Times New Roman"/>
          <w:color w:val="000000" w:themeColor="text1"/>
        </w:rPr>
        <w:t xml:space="preserve">yang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dilengkapi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 bunga-bunga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kecil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 dan batu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permata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walaupun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terlihat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minimalis</w:t>
      </w:r>
      <w:proofErr w:type="spellEnd"/>
      <w:r w:rsidR="00B2642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26424">
        <w:rPr>
          <w:rFonts w:ascii="Times New Roman" w:hAnsi="Times New Roman" w:cs="Times New Roman"/>
          <w:color w:val="000000" w:themeColor="text1"/>
        </w:rPr>
        <w:t>tapi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menurutku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hadiah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31045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10458">
        <w:rPr>
          <w:rFonts w:ascii="Times New Roman" w:hAnsi="Times New Roman" w:cs="Times New Roman"/>
          <w:color w:val="000000" w:themeColor="text1"/>
        </w:rPr>
        <w:t>putri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Rani yang paling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terlihat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41CB9">
        <w:rPr>
          <w:rFonts w:ascii="Times New Roman" w:hAnsi="Times New Roman" w:cs="Times New Roman"/>
          <w:color w:val="000000" w:themeColor="text1"/>
        </w:rPr>
        <w:t>sederhana</w:t>
      </w:r>
      <w:proofErr w:type="spellEnd"/>
      <w:r w:rsidR="00D41CB9">
        <w:rPr>
          <w:rFonts w:ascii="Times New Roman" w:hAnsi="Times New Roman" w:cs="Times New Roman"/>
          <w:color w:val="000000" w:themeColor="text1"/>
        </w:rPr>
        <w:t>.</w:t>
      </w:r>
    </w:p>
    <w:p w14:paraId="4CE7397C" w14:textId="769A03BB" w:rsidR="00310458" w:rsidRDefault="00310458" w:rsidP="00DB0E5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“Nah, kalo </w:t>
      </w:r>
      <w:proofErr w:type="spellStart"/>
      <w:r>
        <w:rPr>
          <w:rFonts w:ascii="Times New Roman" w:hAnsi="Times New Roman" w:cs="Times New Roman"/>
          <w:color w:val="000000" w:themeColor="text1"/>
        </w:rPr>
        <w:t>ginikan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orang </w:t>
      </w:r>
      <w:proofErr w:type="spellStart"/>
      <w:r>
        <w:rPr>
          <w:rFonts w:ascii="Times New Roman" w:hAnsi="Times New Roman" w:cs="Times New Roman"/>
          <w:color w:val="000000" w:themeColor="text1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percaya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kalo </w:t>
      </w:r>
      <w:proofErr w:type="spellStart"/>
      <w:r>
        <w:rPr>
          <w:rFonts w:ascii="Times New Roman" w:hAnsi="Times New Roman" w:cs="Times New Roman"/>
          <w:color w:val="000000" w:themeColor="text1"/>
        </w:rPr>
        <w:t>kamu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itu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designer </w:t>
      </w:r>
      <w:proofErr w:type="spellStart"/>
      <w:r>
        <w:rPr>
          <w:rFonts w:ascii="Times New Roman" w:hAnsi="Times New Roman" w:cs="Times New Roman"/>
          <w:color w:val="000000" w:themeColor="text1"/>
        </w:rPr>
        <w:t>terkenal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91BB6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B91BB6">
        <w:rPr>
          <w:rFonts w:ascii="Times New Roman" w:hAnsi="Times New Roman" w:cs="Times New Roman"/>
          <w:color w:val="000000" w:themeColor="text1"/>
        </w:rPr>
        <w:t xml:space="preserve"> kayak yang </w:t>
      </w:r>
      <w:proofErr w:type="spellStart"/>
      <w:r w:rsidR="00B91BB6">
        <w:rPr>
          <w:rFonts w:ascii="Times New Roman" w:hAnsi="Times New Roman" w:cs="Times New Roman"/>
          <w:color w:val="000000" w:themeColor="text1"/>
        </w:rPr>
        <w:t>tadi</w:t>
      </w:r>
      <w:proofErr w:type="spellEnd"/>
      <w:r w:rsidR="00B91BB6">
        <w:rPr>
          <w:rFonts w:ascii="Times New Roman" w:hAnsi="Times New Roman" w:cs="Times New Roman"/>
          <w:color w:val="000000" w:themeColor="text1"/>
        </w:rPr>
        <w:t xml:space="preserve"> lo </w:t>
      </w:r>
      <w:proofErr w:type="spellStart"/>
      <w:r w:rsidR="00B91BB6">
        <w:rPr>
          <w:rFonts w:ascii="Times New Roman" w:hAnsi="Times New Roman" w:cs="Times New Roman"/>
          <w:color w:val="000000" w:themeColor="text1"/>
        </w:rPr>
        <w:t>kelihatan</w:t>
      </w:r>
      <w:proofErr w:type="spellEnd"/>
      <w:r w:rsidR="00B91BB6">
        <w:rPr>
          <w:rFonts w:ascii="Times New Roman" w:hAnsi="Times New Roman" w:cs="Times New Roman"/>
          <w:color w:val="000000" w:themeColor="text1"/>
        </w:rPr>
        <w:t xml:space="preserve"> kaya orang stress” </w:t>
      </w:r>
      <w:r w:rsidR="00F00E4A">
        <w:rPr>
          <w:rFonts w:ascii="Times New Roman" w:hAnsi="Times New Roman" w:cs="Times New Roman"/>
          <w:color w:val="000000" w:themeColor="text1"/>
        </w:rPr>
        <w:t>roasting Novi.</w:t>
      </w:r>
      <w:r w:rsidR="00DE4E94">
        <w:rPr>
          <w:rFonts w:ascii="Times New Roman" w:hAnsi="Times New Roman" w:cs="Times New Roman"/>
          <w:color w:val="000000" w:themeColor="text1"/>
        </w:rPr>
        <w:t xml:space="preserve"> Aku </w:t>
      </w:r>
      <w:proofErr w:type="spellStart"/>
      <w:r w:rsidR="00DE4E94">
        <w:rPr>
          <w:rFonts w:ascii="Times New Roman" w:hAnsi="Times New Roman" w:cs="Times New Roman"/>
          <w:color w:val="000000" w:themeColor="text1"/>
        </w:rPr>
        <w:t>me</w:t>
      </w:r>
      <w:r w:rsidR="00E934CF">
        <w:rPr>
          <w:rFonts w:ascii="Times New Roman" w:hAnsi="Times New Roman" w:cs="Times New Roman"/>
          <w:color w:val="000000" w:themeColor="text1"/>
        </w:rPr>
        <w:t>nggulirkan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mataku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respons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roastingannya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tentang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fashionku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saat</w:t>
      </w:r>
      <w:proofErr w:type="spellEnd"/>
      <w:r w:rsidR="00E934C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934CF">
        <w:rPr>
          <w:rFonts w:ascii="Times New Roman" w:hAnsi="Times New Roman" w:cs="Times New Roman"/>
          <w:color w:val="000000" w:themeColor="text1"/>
        </w:rPr>
        <w:t>bekerja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. “Nah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ayo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jadi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? Mau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ngopi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mbahas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hidup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F6A83">
        <w:rPr>
          <w:rFonts w:ascii="Times New Roman" w:hAnsi="Times New Roman" w:cs="Times New Roman"/>
          <w:color w:val="000000" w:themeColor="text1"/>
        </w:rPr>
        <w:t>nih</w:t>
      </w:r>
      <w:proofErr w:type="spellEnd"/>
      <w:r w:rsidR="004F6A83"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tanyaku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 . “Eh,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jadi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 dong masa lo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 dandan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cantik-cantik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gini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jadi</w:t>
      </w:r>
      <w:proofErr w:type="spellEnd"/>
      <w:r w:rsidR="00A20DB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A20DB3">
        <w:rPr>
          <w:rFonts w:ascii="Times New Roman" w:hAnsi="Times New Roman" w:cs="Times New Roman"/>
          <w:color w:val="000000" w:themeColor="text1"/>
        </w:rPr>
        <w:t>bisa</w:t>
      </w:r>
      <w:r w:rsidR="00AD4F59">
        <w:rPr>
          <w:rFonts w:ascii="Times New Roman" w:hAnsi="Times New Roman" w:cs="Times New Roman"/>
          <w:color w:val="000000" w:themeColor="text1"/>
        </w:rPr>
        <w:t>-bisa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nanti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lu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ngamuk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BA041D">
        <w:rPr>
          <w:rFonts w:ascii="Times New Roman" w:hAnsi="Times New Roman" w:cs="Times New Roman"/>
          <w:color w:val="000000" w:themeColor="text1"/>
        </w:rPr>
        <w:t>candanya</w:t>
      </w:r>
      <w:proofErr w:type="spellEnd"/>
      <w:r w:rsidR="00BA041D">
        <w:rPr>
          <w:rFonts w:ascii="Times New Roman" w:hAnsi="Times New Roman" w:cs="Times New Roman"/>
          <w:color w:val="000000" w:themeColor="text1"/>
        </w:rPr>
        <w:t xml:space="preserve">. </w:t>
      </w:r>
      <w:r w:rsidR="00B17A6A">
        <w:rPr>
          <w:rFonts w:ascii="Times New Roman" w:hAnsi="Times New Roman" w:cs="Times New Roman"/>
          <w:color w:val="000000" w:themeColor="text1"/>
        </w:rPr>
        <w:t>“</w:t>
      </w:r>
      <w:proofErr w:type="spellStart"/>
      <w:r w:rsidR="00B17A6A">
        <w:rPr>
          <w:rFonts w:ascii="Times New Roman" w:hAnsi="Times New Roman" w:cs="Times New Roman"/>
          <w:color w:val="000000" w:themeColor="text1"/>
        </w:rPr>
        <w:t>Cepetan</w:t>
      </w:r>
      <w:proofErr w:type="spellEnd"/>
      <w:r w:rsidR="00B17A6A">
        <w:rPr>
          <w:rFonts w:ascii="Times New Roman" w:hAnsi="Times New Roman" w:cs="Times New Roman"/>
          <w:color w:val="000000" w:themeColor="text1"/>
        </w:rPr>
        <w:t xml:space="preserve">, ah, </w:t>
      </w:r>
      <w:proofErr w:type="spellStart"/>
      <w:r w:rsidR="00553B59">
        <w:rPr>
          <w:rFonts w:ascii="Times New Roman" w:hAnsi="Times New Roman" w:cs="Times New Roman"/>
          <w:color w:val="000000" w:themeColor="text1"/>
        </w:rPr>
        <w:t>nanti</w:t>
      </w:r>
      <w:proofErr w:type="spellEnd"/>
      <w:r w:rsidR="00553B5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53B59">
        <w:rPr>
          <w:rFonts w:ascii="Times New Roman" w:hAnsi="Times New Roman" w:cs="Times New Roman"/>
          <w:color w:val="000000" w:themeColor="text1"/>
        </w:rPr>
        <w:t>ancur</w:t>
      </w:r>
      <w:proofErr w:type="spellEnd"/>
      <w:r w:rsidR="00553B5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53B59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="00553B59">
        <w:rPr>
          <w:rFonts w:ascii="Times New Roman" w:hAnsi="Times New Roman" w:cs="Times New Roman"/>
          <w:color w:val="000000" w:themeColor="text1"/>
        </w:rPr>
        <w:t xml:space="preserve"> mood </w:t>
      </w:r>
      <w:proofErr w:type="spellStart"/>
      <w:r w:rsidR="00553B59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553B59">
        <w:rPr>
          <w:rFonts w:ascii="Times New Roman" w:hAnsi="Times New Roman" w:cs="Times New Roman"/>
          <w:color w:val="000000" w:themeColor="text1"/>
        </w:rPr>
        <w:t xml:space="preserve">!” </w:t>
      </w:r>
      <w:proofErr w:type="spellStart"/>
      <w:r w:rsidR="00E655E5">
        <w:rPr>
          <w:rFonts w:ascii="Times New Roman" w:hAnsi="Times New Roman" w:cs="Times New Roman"/>
          <w:color w:val="000000" w:themeColor="text1"/>
        </w:rPr>
        <w:t>kataku</w:t>
      </w:r>
      <w:proofErr w:type="spellEnd"/>
      <w:r w:rsidR="00EA64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A6441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="00EA64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A6441">
        <w:rPr>
          <w:rFonts w:ascii="Times New Roman" w:hAnsi="Times New Roman" w:cs="Times New Roman"/>
          <w:color w:val="000000" w:themeColor="text1"/>
        </w:rPr>
        <w:t>emosi</w:t>
      </w:r>
      <w:proofErr w:type="spellEnd"/>
      <w:r w:rsidR="0080780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D66CAF">
        <w:rPr>
          <w:rFonts w:ascii="Times New Roman" w:hAnsi="Times New Roman" w:cs="Times New Roman"/>
          <w:color w:val="000000" w:themeColor="text1"/>
        </w:rPr>
        <w:t>agaknya</w:t>
      </w:r>
      <w:proofErr w:type="spellEnd"/>
      <w:r w:rsidR="00D66C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6CAF">
        <w:rPr>
          <w:rFonts w:ascii="Times New Roman" w:hAnsi="Times New Roman" w:cs="Times New Roman"/>
          <w:color w:val="000000" w:themeColor="text1"/>
        </w:rPr>
        <w:t>hormon</w:t>
      </w:r>
      <w:proofErr w:type="spellEnd"/>
      <w:r w:rsidR="00D66CAF">
        <w:rPr>
          <w:rFonts w:ascii="Times New Roman" w:hAnsi="Times New Roman" w:cs="Times New Roman"/>
          <w:color w:val="000000" w:themeColor="text1"/>
        </w:rPr>
        <w:t xml:space="preserve"> stress </w:t>
      </w:r>
      <w:proofErr w:type="spellStart"/>
      <w:r w:rsidR="00D66CAF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="00D66CA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66CAF">
        <w:rPr>
          <w:rFonts w:ascii="Times New Roman" w:hAnsi="Times New Roman" w:cs="Times New Roman"/>
          <w:color w:val="000000" w:themeColor="text1"/>
        </w:rPr>
        <w:t>mempengaruhiku</w:t>
      </w:r>
      <w:proofErr w:type="spellEnd"/>
      <w:r w:rsidR="00D66CAF">
        <w:rPr>
          <w:rFonts w:ascii="Times New Roman" w:hAnsi="Times New Roman" w:cs="Times New Roman"/>
          <w:color w:val="000000" w:themeColor="text1"/>
        </w:rPr>
        <w:t>. “I</w:t>
      </w:r>
      <w:r w:rsidR="00BB3B83">
        <w:rPr>
          <w:rFonts w:ascii="Times New Roman" w:hAnsi="Times New Roman" w:cs="Times New Roman"/>
          <w:color w:val="000000" w:themeColor="text1"/>
        </w:rPr>
        <w:t>ya-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iya</w:t>
      </w:r>
      <w:proofErr w:type="spellEnd"/>
      <w:r w:rsidR="00BB3B8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BB3B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sabaran</w:t>
      </w:r>
      <w:proofErr w:type="spellEnd"/>
      <w:r w:rsidR="00BB3B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banget</w:t>
      </w:r>
      <w:proofErr w:type="spellEnd"/>
      <w:r w:rsidR="00BB3B83">
        <w:rPr>
          <w:rFonts w:ascii="Times New Roman" w:hAnsi="Times New Roman" w:cs="Times New Roman"/>
          <w:color w:val="000000" w:themeColor="text1"/>
        </w:rPr>
        <w:t xml:space="preserve">. Gue 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ambil</w:t>
      </w:r>
      <w:proofErr w:type="spellEnd"/>
      <w:r w:rsidR="00BB3B83">
        <w:rPr>
          <w:rFonts w:ascii="Times New Roman" w:hAnsi="Times New Roman" w:cs="Times New Roman"/>
          <w:color w:val="000000" w:themeColor="text1"/>
        </w:rPr>
        <w:t xml:space="preserve"> motor 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BB3B8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B3B83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6A4DE8">
        <w:rPr>
          <w:rFonts w:ascii="Times New Roman" w:hAnsi="Times New Roman" w:cs="Times New Roman"/>
          <w:color w:val="000000" w:themeColor="text1"/>
        </w:rPr>
        <w:t xml:space="preserve">.” Tak lama </w:t>
      </w:r>
      <w:proofErr w:type="spellStart"/>
      <w:r w:rsidR="006A4DE8">
        <w:rPr>
          <w:rFonts w:ascii="Times New Roman" w:hAnsi="Times New Roman" w:cs="Times New Roman"/>
          <w:color w:val="000000" w:themeColor="text1"/>
        </w:rPr>
        <w:t>kemudian</w:t>
      </w:r>
      <w:proofErr w:type="spellEnd"/>
      <w:r w:rsidR="006A4DE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A4DE8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="006A4DE8">
        <w:rPr>
          <w:rFonts w:ascii="Times New Roman" w:hAnsi="Times New Roman" w:cs="Times New Roman"/>
          <w:color w:val="000000" w:themeColor="text1"/>
        </w:rPr>
        <w:t xml:space="preserve"> motor</w:t>
      </w:r>
      <w:r w:rsidR="002D6642">
        <w:rPr>
          <w:rFonts w:ascii="Times New Roman" w:hAnsi="Times New Roman" w:cs="Times New Roman"/>
          <w:color w:val="000000" w:themeColor="text1"/>
        </w:rPr>
        <w:t xml:space="preserve"> Vespa LX 125 </w:t>
      </w:r>
      <w:proofErr w:type="spellStart"/>
      <w:r w:rsidR="002D6642">
        <w:rPr>
          <w:rFonts w:ascii="Times New Roman" w:hAnsi="Times New Roman" w:cs="Times New Roman"/>
          <w:color w:val="000000" w:themeColor="text1"/>
        </w:rPr>
        <w:t>menuju</w:t>
      </w:r>
      <w:proofErr w:type="spellEnd"/>
      <w:r w:rsidR="002D66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D6642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2D66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D6642">
        <w:rPr>
          <w:rFonts w:ascii="Times New Roman" w:hAnsi="Times New Roman" w:cs="Times New Roman"/>
          <w:color w:val="000000" w:themeColor="text1"/>
        </w:rPr>
        <w:t>pekarangan</w:t>
      </w:r>
      <w:proofErr w:type="spellEnd"/>
      <w:r w:rsidR="002D664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D6642">
        <w:rPr>
          <w:rFonts w:ascii="Times New Roman" w:hAnsi="Times New Roman" w:cs="Times New Roman"/>
          <w:color w:val="000000" w:themeColor="text1"/>
        </w:rPr>
        <w:t>rumahku</w:t>
      </w:r>
      <w:proofErr w:type="spellEnd"/>
      <w:r w:rsidR="002D6642">
        <w:rPr>
          <w:rFonts w:ascii="Times New Roman" w:hAnsi="Times New Roman" w:cs="Times New Roman"/>
          <w:color w:val="000000" w:themeColor="text1"/>
        </w:rPr>
        <w:t>.</w:t>
      </w:r>
      <w:r w:rsidR="00A0200D">
        <w:rPr>
          <w:rFonts w:ascii="Times New Roman" w:hAnsi="Times New Roman" w:cs="Times New Roman"/>
          <w:color w:val="000000" w:themeColor="text1"/>
        </w:rPr>
        <w:t xml:space="preserve"> Aku pun </w:t>
      </w:r>
      <w:proofErr w:type="spellStart"/>
      <w:r w:rsidR="00A0200D">
        <w:rPr>
          <w:rFonts w:ascii="Times New Roman" w:hAnsi="Times New Roman" w:cs="Times New Roman"/>
          <w:color w:val="000000" w:themeColor="text1"/>
        </w:rPr>
        <w:t>segera</w:t>
      </w:r>
      <w:proofErr w:type="spellEnd"/>
      <w:r w:rsidR="00A020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200D">
        <w:rPr>
          <w:rFonts w:ascii="Times New Roman" w:hAnsi="Times New Roman" w:cs="Times New Roman"/>
          <w:color w:val="000000" w:themeColor="text1"/>
        </w:rPr>
        <w:t>mengunci</w:t>
      </w:r>
      <w:proofErr w:type="spellEnd"/>
      <w:r w:rsidR="00A020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200D">
        <w:rPr>
          <w:rFonts w:ascii="Times New Roman" w:hAnsi="Times New Roman" w:cs="Times New Roman"/>
          <w:color w:val="000000" w:themeColor="text1"/>
        </w:rPr>
        <w:t>pintu</w:t>
      </w:r>
      <w:proofErr w:type="spellEnd"/>
      <w:r w:rsidR="00A020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200D">
        <w:rPr>
          <w:rFonts w:ascii="Times New Roman" w:hAnsi="Times New Roman" w:cs="Times New Roman"/>
          <w:color w:val="000000" w:themeColor="text1"/>
        </w:rPr>
        <w:t>rumah</w:t>
      </w:r>
      <w:proofErr w:type="spellEnd"/>
      <w:r w:rsidR="00A0200D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="00A0200D">
        <w:rPr>
          <w:rFonts w:ascii="Times New Roman" w:hAnsi="Times New Roman" w:cs="Times New Roman"/>
          <w:color w:val="000000" w:themeColor="text1"/>
        </w:rPr>
        <w:t>segera</w:t>
      </w:r>
      <w:proofErr w:type="spellEnd"/>
      <w:r w:rsidR="00A020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200D">
        <w:rPr>
          <w:rFonts w:ascii="Times New Roman" w:hAnsi="Times New Roman" w:cs="Times New Roman"/>
          <w:color w:val="000000" w:themeColor="text1"/>
        </w:rPr>
        <w:t>menghampirinya</w:t>
      </w:r>
      <w:proofErr w:type="spellEnd"/>
      <w:r w:rsidR="00A0200D">
        <w:rPr>
          <w:rFonts w:ascii="Times New Roman" w:hAnsi="Times New Roman" w:cs="Times New Roman"/>
          <w:color w:val="000000" w:themeColor="text1"/>
        </w:rPr>
        <w:t>.</w:t>
      </w:r>
    </w:p>
    <w:p w14:paraId="6868C98D" w14:textId="668C577E" w:rsidR="002D6642" w:rsidRDefault="004C58AB" w:rsidP="00DB0E5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“N</w:t>
      </w:r>
      <w:r w:rsidR="00E042FE">
        <w:rPr>
          <w:rFonts w:ascii="Times New Roman" w:hAnsi="Times New Roman" w:cs="Times New Roman"/>
          <w:color w:val="000000" w:themeColor="text1"/>
        </w:rPr>
        <w:t xml:space="preserve">aik, helm </w:t>
      </w:r>
      <w:proofErr w:type="spellStart"/>
      <w:r w:rsidR="00E042FE">
        <w:rPr>
          <w:rFonts w:ascii="Times New Roman" w:hAnsi="Times New Roman" w:cs="Times New Roman"/>
          <w:color w:val="000000" w:themeColor="text1"/>
        </w:rPr>
        <w:t>ada</w:t>
      </w:r>
      <w:proofErr w:type="spellEnd"/>
      <w:r w:rsidR="00E042FE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E042FE">
        <w:rPr>
          <w:rFonts w:ascii="Times New Roman" w:hAnsi="Times New Roman" w:cs="Times New Roman"/>
          <w:color w:val="000000" w:themeColor="text1"/>
        </w:rPr>
        <w:t>jok</w:t>
      </w:r>
      <w:proofErr w:type="spellEnd"/>
      <w:r w:rsidR="00E042F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5AE7">
        <w:rPr>
          <w:rFonts w:ascii="Times New Roman" w:hAnsi="Times New Roman" w:cs="Times New Roman"/>
          <w:color w:val="000000" w:themeColor="text1"/>
        </w:rPr>
        <w:t>nanti</w:t>
      </w:r>
      <w:proofErr w:type="spellEnd"/>
      <w:r w:rsidR="00C45A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5AE7">
        <w:rPr>
          <w:rFonts w:ascii="Times New Roman" w:hAnsi="Times New Roman" w:cs="Times New Roman"/>
          <w:color w:val="000000" w:themeColor="text1"/>
        </w:rPr>
        <w:t>pakai</w:t>
      </w:r>
      <w:proofErr w:type="spellEnd"/>
      <w:r w:rsidR="00C45AE7">
        <w:rPr>
          <w:rFonts w:ascii="Times New Roman" w:hAnsi="Times New Roman" w:cs="Times New Roman"/>
          <w:color w:val="000000" w:themeColor="text1"/>
        </w:rPr>
        <w:t xml:space="preserve"> kalo </w:t>
      </w:r>
      <w:proofErr w:type="spellStart"/>
      <w:r w:rsidR="00C45AE7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C45A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45AE7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C45AE7">
        <w:rPr>
          <w:rFonts w:ascii="Times New Roman" w:hAnsi="Times New Roman" w:cs="Times New Roman"/>
          <w:color w:val="000000" w:themeColor="text1"/>
        </w:rPr>
        <w:t xml:space="preserve"> gang</w:t>
      </w:r>
      <w:r w:rsidR="00DE68DB">
        <w:rPr>
          <w:rFonts w:ascii="Times New Roman" w:hAnsi="Times New Roman" w:cs="Times New Roman"/>
          <w:color w:val="000000" w:themeColor="text1"/>
        </w:rPr>
        <w:t xml:space="preserve">.” </w:t>
      </w:r>
      <w:proofErr w:type="spellStart"/>
      <w:r w:rsidR="00DE68DB">
        <w:rPr>
          <w:rFonts w:ascii="Times New Roman" w:hAnsi="Times New Roman" w:cs="Times New Roman"/>
          <w:color w:val="000000" w:themeColor="text1"/>
        </w:rPr>
        <w:t>Akupun</w:t>
      </w:r>
      <w:proofErr w:type="spellEnd"/>
      <w:r w:rsidR="00DE68D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E68DB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="00DE68DB">
        <w:rPr>
          <w:rFonts w:ascii="Times New Roman" w:hAnsi="Times New Roman" w:cs="Times New Roman"/>
          <w:color w:val="000000" w:themeColor="text1"/>
        </w:rPr>
        <w:t xml:space="preserve"> naik </w:t>
      </w:r>
      <w:proofErr w:type="spellStart"/>
      <w:r w:rsidR="00DE68DB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DE68D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E68DB">
        <w:rPr>
          <w:rFonts w:ascii="Times New Roman" w:hAnsi="Times New Roman" w:cs="Times New Roman"/>
          <w:color w:val="000000" w:themeColor="text1"/>
        </w:rPr>
        <w:t>atas</w:t>
      </w:r>
      <w:proofErr w:type="spellEnd"/>
      <w:r w:rsidR="00DE68DB">
        <w:rPr>
          <w:rFonts w:ascii="Times New Roman" w:hAnsi="Times New Roman" w:cs="Times New Roman"/>
          <w:color w:val="000000" w:themeColor="text1"/>
        </w:rPr>
        <w:t xml:space="preserve"> motor Vespa </w:t>
      </w:r>
      <w:proofErr w:type="spellStart"/>
      <w:r w:rsidR="00DE68DB">
        <w:rPr>
          <w:rFonts w:ascii="Times New Roman" w:hAnsi="Times New Roman" w:cs="Times New Roman"/>
          <w:color w:val="000000" w:themeColor="text1"/>
        </w:rPr>
        <w:t>milik</w:t>
      </w:r>
      <w:proofErr w:type="spellEnd"/>
      <w:r w:rsidR="00DE68DB">
        <w:rPr>
          <w:rFonts w:ascii="Times New Roman" w:hAnsi="Times New Roman" w:cs="Times New Roman"/>
          <w:color w:val="000000" w:themeColor="text1"/>
        </w:rPr>
        <w:t xml:space="preserve"> Novi. </w:t>
      </w:r>
      <w:r w:rsidR="001D5913">
        <w:rPr>
          <w:rFonts w:ascii="Times New Roman" w:hAnsi="Times New Roman" w:cs="Times New Roman"/>
          <w:color w:val="000000" w:themeColor="text1"/>
        </w:rPr>
        <w:t xml:space="preserve">“Mau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kemana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nih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Tanyaku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padanya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sembari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menikmati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udara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segar yang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tidak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kurasakan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hari</w:t>
      </w:r>
      <w:proofErr w:type="spellEnd"/>
      <w:r w:rsidR="001D59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D5913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F4172A">
        <w:rPr>
          <w:rFonts w:ascii="Times New Roman" w:hAnsi="Times New Roman" w:cs="Times New Roman"/>
          <w:color w:val="000000" w:themeColor="text1"/>
        </w:rPr>
        <w:t xml:space="preserve">. “Lo </w:t>
      </w:r>
      <w:proofErr w:type="spellStart"/>
      <w:r w:rsidR="00F4172A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F4172A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F4172A">
        <w:rPr>
          <w:rFonts w:ascii="Times New Roman" w:hAnsi="Times New Roman" w:cs="Times New Roman"/>
          <w:color w:val="000000" w:themeColor="text1"/>
        </w:rPr>
        <w:t>tempat</w:t>
      </w:r>
      <w:proofErr w:type="spellEnd"/>
      <w:r w:rsidR="00F4172A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F4172A">
        <w:rPr>
          <w:rFonts w:ascii="Times New Roman" w:hAnsi="Times New Roman" w:cs="Times New Roman"/>
          <w:color w:val="000000" w:themeColor="text1"/>
        </w:rPr>
        <w:t>gimana</w:t>
      </w:r>
      <w:proofErr w:type="spellEnd"/>
      <w:r w:rsidR="00F4172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4172A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F4172A">
        <w:rPr>
          <w:rFonts w:ascii="Times New Roman" w:hAnsi="Times New Roman" w:cs="Times New Roman"/>
          <w:color w:val="000000" w:themeColor="text1"/>
        </w:rPr>
        <w:t>?”</w:t>
      </w:r>
      <w:r w:rsidR="005C799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C7996">
        <w:rPr>
          <w:rFonts w:ascii="Times New Roman" w:hAnsi="Times New Roman" w:cs="Times New Roman"/>
          <w:color w:val="000000" w:themeColor="text1"/>
        </w:rPr>
        <w:t>ucap</w:t>
      </w:r>
      <w:proofErr w:type="spellEnd"/>
      <w:r w:rsidR="005C7996">
        <w:rPr>
          <w:rFonts w:ascii="Times New Roman" w:hAnsi="Times New Roman" w:cs="Times New Roman"/>
          <w:color w:val="000000" w:themeColor="text1"/>
        </w:rPr>
        <w:t xml:space="preserve"> </w:t>
      </w:r>
      <w:r w:rsidR="00807803">
        <w:rPr>
          <w:rFonts w:ascii="Times New Roman" w:hAnsi="Times New Roman" w:cs="Times New Roman"/>
          <w:color w:val="000000" w:themeColor="text1"/>
        </w:rPr>
        <w:t xml:space="preserve">Novi </w:t>
      </w:r>
      <w:proofErr w:type="spellStart"/>
      <w:r w:rsidR="00807803">
        <w:rPr>
          <w:rFonts w:ascii="Times New Roman" w:hAnsi="Times New Roman" w:cs="Times New Roman"/>
          <w:color w:val="000000" w:themeColor="text1"/>
        </w:rPr>
        <w:t>sembari</w:t>
      </w:r>
      <w:proofErr w:type="spellEnd"/>
      <w:r w:rsidR="0080780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07803">
        <w:rPr>
          <w:rFonts w:ascii="Times New Roman" w:hAnsi="Times New Roman" w:cs="Times New Roman"/>
          <w:color w:val="000000" w:themeColor="text1"/>
        </w:rPr>
        <w:lastRenderedPageBreak/>
        <w:t>turun</w:t>
      </w:r>
      <w:proofErr w:type="spellEnd"/>
      <w:r w:rsidR="0080780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07803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80780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07803">
        <w:rPr>
          <w:rFonts w:ascii="Times New Roman" w:hAnsi="Times New Roman" w:cs="Times New Roman"/>
          <w:color w:val="000000" w:themeColor="text1"/>
        </w:rPr>
        <w:t>motornya</w:t>
      </w:r>
      <w:proofErr w:type="spellEnd"/>
      <w:r w:rsidR="00C63871">
        <w:rPr>
          <w:rFonts w:ascii="Times New Roman" w:hAnsi="Times New Roman" w:cs="Times New Roman"/>
          <w:color w:val="000000" w:themeColor="text1"/>
        </w:rPr>
        <w:t>. “</w:t>
      </w:r>
      <w:proofErr w:type="spellStart"/>
      <w:r w:rsidR="00C63871">
        <w:rPr>
          <w:rFonts w:ascii="Times New Roman" w:hAnsi="Times New Roman" w:cs="Times New Roman"/>
          <w:color w:val="000000" w:themeColor="text1"/>
        </w:rPr>
        <w:t>Nih</w:t>
      </w:r>
      <w:proofErr w:type="spellEnd"/>
      <w:r w:rsidR="00513582">
        <w:rPr>
          <w:rFonts w:ascii="Times New Roman" w:hAnsi="Times New Roman" w:cs="Times New Roman"/>
          <w:color w:val="000000" w:themeColor="text1"/>
        </w:rPr>
        <w:t>,</w:t>
      </w:r>
      <w:r w:rsidR="00C638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63871">
        <w:rPr>
          <w:rFonts w:ascii="Times New Roman" w:hAnsi="Times New Roman" w:cs="Times New Roman"/>
          <w:color w:val="000000" w:themeColor="text1"/>
        </w:rPr>
        <w:t>pake</w:t>
      </w:r>
      <w:proofErr w:type="spellEnd"/>
      <w:r w:rsidR="00C638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63871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513582">
        <w:rPr>
          <w:rFonts w:ascii="Times New Roman" w:hAnsi="Times New Roman" w:cs="Times New Roman"/>
          <w:color w:val="000000" w:themeColor="text1"/>
        </w:rPr>
        <w:t xml:space="preserve">.” </w:t>
      </w:r>
      <w:proofErr w:type="spellStart"/>
      <w:r w:rsidR="00513582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51358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13582">
        <w:rPr>
          <w:rFonts w:ascii="Times New Roman" w:hAnsi="Times New Roman" w:cs="Times New Roman"/>
          <w:color w:val="000000" w:themeColor="text1"/>
        </w:rPr>
        <w:t>menyerahkan</w:t>
      </w:r>
      <w:proofErr w:type="spellEnd"/>
      <w:r w:rsidR="00513582">
        <w:rPr>
          <w:rFonts w:ascii="Times New Roman" w:hAnsi="Times New Roman" w:cs="Times New Roman"/>
          <w:color w:val="000000" w:themeColor="text1"/>
        </w:rPr>
        <w:t xml:space="preserve"> helm </w:t>
      </w:r>
      <w:proofErr w:type="spellStart"/>
      <w:r w:rsidR="00513582">
        <w:rPr>
          <w:rFonts w:ascii="Times New Roman" w:hAnsi="Times New Roman" w:cs="Times New Roman"/>
          <w:color w:val="000000" w:themeColor="text1"/>
        </w:rPr>
        <w:t>berwarna</w:t>
      </w:r>
      <w:proofErr w:type="spellEnd"/>
      <w:r w:rsidR="0051358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03B89">
        <w:rPr>
          <w:rFonts w:ascii="Times New Roman" w:hAnsi="Times New Roman" w:cs="Times New Roman"/>
          <w:color w:val="000000" w:themeColor="text1"/>
        </w:rPr>
        <w:t>hitam</w:t>
      </w:r>
      <w:proofErr w:type="spellEnd"/>
      <w:r w:rsidR="00903B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03B8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903B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03B89">
        <w:rPr>
          <w:rFonts w:ascii="Times New Roman" w:hAnsi="Times New Roman" w:cs="Times New Roman"/>
          <w:color w:val="000000" w:themeColor="text1"/>
        </w:rPr>
        <w:t>tempelan</w:t>
      </w:r>
      <w:proofErr w:type="spellEnd"/>
      <w:r w:rsidR="00903B8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03B89">
        <w:rPr>
          <w:rFonts w:ascii="Times New Roman" w:hAnsi="Times New Roman" w:cs="Times New Roman"/>
          <w:color w:val="000000" w:themeColor="text1"/>
        </w:rPr>
        <w:t>muka</w:t>
      </w:r>
      <w:proofErr w:type="spellEnd"/>
      <w:r w:rsidR="00903B89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903B89">
        <w:rPr>
          <w:rFonts w:ascii="Times New Roman" w:hAnsi="Times New Roman" w:cs="Times New Roman"/>
          <w:color w:val="000000" w:themeColor="text1"/>
        </w:rPr>
        <w:t>berdua</w:t>
      </w:r>
      <w:proofErr w:type="spellEnd"/>
      <w:r w:rsidR="00903B89">
        <w:rPr>
          <w:rFonts w:ascii="Times New Roman" w:hAnsi="Times New Roman" w:cs="Times New Roman"/>
          <w:color w:val="000000" w:themeColor="text1"/>
        </w:rPr>
        <w:t xml:space="preserve">. </w:t>
      </w:r>
      <w:r w:rsidR="00EE7C05">
        <w:rPr>
          <w:rFonts w:ascii="Times New Roman" w:hAnsi="Times New Roman" w:cs="Times New Roman"/>
          <w:color w:val="000000" w:themeColor="text1"/>
        </w:rPr>
        <w:t>“</w:t>
      </w:r>
      <w:proofErr w:type="spellStart"/>
      <w:r w:rsidR="00613DC0" w:rsidRPr="00F4113D">
        <w:rPr>
          <w:rFonts w:ascii="Times New Roman" w:hAnsi="Times New Roman" w:cs="Times New Roman"/>
          <w:i/>
          <w:iCs/>
          <w:color w:val="000000" w:themeColor="text1"/>
        </w:rPr>
        <w:t>Histori</w:t>
      </w:r>
      <w:r w:rsidR="00F805CC" w:rsidRPr="00F4113D">
        <w:rPr>
          <w:rFonts w:ascii="Times New Roman" w:hAnsi="Times New Roman" w:cs="Times New Roman"/>
          <w:i/>
          <w:iCs/>
          <w:color w:val="000000" w:themeColor="text1"/>
        </w:rPr>
        <w:t>c</w:t>
      </w:r>
      <w:r w:rsidR="00613DC0" w:rsidRPr="00F4113D">
        <w:rPr>
          <w:rFonts w:ascii="Times New Roman" w:hAnsi="Times New Roman" w:cs="Times New Roman"/>
          <w:i/>
          <w:iCs/>
          <w:color w:val="000000" w:themeColor="text1"/>
        </w:rPr>
        <w:t>a</w:t>
      </w:r>
      <w:proofErr w:type="spellEnd"/>
      <w:r w:rsidR="00613DC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613DC0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613DC0"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 w:rsidR="00613DC0">
        <w:rPr>
          <w:rFonts w:ascii="Times New Roman" w:hAnsi="Times New Roman" w:cs="Times New Roman"/>
          <w:color w:val="000000" w:themeColor="text1"/>
        </w:rPr>
        <w:t>Tawarku</w:t>
      </w:r>
      <w:proofErr w:type="spellEnd"/>
      <w:r w:rsidR="00613DC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805CC">
        <w:rPr>
          <w:rFonts w:ascii="Times New Roman" w:hAnsi="Times New Roman" w:cs="Times New Roman"/>
          <w:color w:val="000000" w:themeColor="text1"/>
        </w:rPr>
        <w:t>kepadanya</w:t>
      </w:r>
      <w:proofErr w:type="spellEnd"/>
      <w:r w:rsidR="00F805CC">
        <w:rPr>
          <w:rFonts w:ascii="Times New Roman" w:hAnsi="Times New Roman" w:cs="Times New Roman"/>
          <w:color w:val="000000" w:themeColor="text1"/>
        </w:rPr>
        <w:t xml:space="preserve">. “Mau, </w:t>
      </w:r>
      <w:proofErr w:type="spellStart"/>
      <w:r w:rsidR="00F805CC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F805C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805CC">
        <w:rPr>
          <w:rFonts w:ascii="Times New Roman" w:hAnsi="Times New Roman" w:cs="Times New Roman"/>
          <w:color w:val="000000" w:themeColor="text1"/>
        </w:rPr>
        <w:t>sekalian</w:t>
      </w:r>
      <w:proofErr w:type="spellEnd"/>
      <w:r w:rsidR="00F805C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805CC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F805C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805CC">
        <w:rPr>
          <w:rFonts w:ascii="Times New Roman" w:hAnsi="Times New Roman" w:cs="Times New Roman"/>
          <w:color w:val="000000" w:themeColor="text1"/>
        </w:rPr>
        <w:t>beliin</w:t>
      </w:r>
      <w:proofErr w:type="spellEnd"/>
      <w:r w:rsidR="00F805CC">
        <w:rPr>
          <w:rFonts w:ascii="Times New Roman" w:hAnsi="Times New Roman" w:cs="Times New Roman"/>
          <w:color w:val="000000" w:themeColor="text1"/>
        </w:rPr>
        <w:t xml:space="preserve"> mami </w:t>
      </w:r>
      <w:r w:rsidR="003D1E0C">
        <w:rPr>
          <w:rFonts w:ascii="Times New Roman" w:hAnsi="Times New Roman" w:cs="Times New Roman"/>
          <w:color w:val="000000" w:themeColor="text1"/>
        </w:rPr>
        <w:t xml:space="preserve">velvet cake, </w:t>
      </w:r>
      <w:proofErr w:type="spellStart"/>
      <w:r w:rsidR="003D1E0C">
        <w:rPr>
          <w:rFonts w:ascii="Times New Roman" w:hAnsi="Times New Roman" w:cs="Times New Roman"/>
          <w:color w:val="000000" w:themeColor="text1"/>
        </w:rPr>
        <w:t>katanya</w:t>
      </w:r>
      <w:proofErr w:type="spellEnd"/>
      <w:r w:rsidR="003D1E0C">
        <w:rPr>
          <w:rFonts w:ascii="Times New Roman" w:hAnsi="Times New Roman" w:cs="Times New Roman"/>
          <w:color w:val="000000" w:themeColor="text1"/>
        </w:rPr>
        <w:t xml:space="preserve"> velvet cake </w:t>
      </w:r>
      <w:proofErr w:type="spellStart"/>
      <w:r w:rsidR="003D1E0C">
        <w:rPr>
          <w:rFonts w:ascii="Times New Roman" w:hAnsi="Times New Roman" w:cs="Times New Roman"/>
          <w:color w:val="000000" w:themeColor="text1"/>
        </w:rPr>
        <w:t>disana</w:t>
      </w:r>
      <w:proofErr w:type="spellEnd"/>
      <w:r w:rsidR="003D1E0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D1E0C">
        <w:rPr>
          <w:rFonts w:ascii="Times New Roman" w:hAnsi="Times New Roman" w:cs="Times New Roman"/>
          <w:color w:val="000000" w:themeColor="text1"/>
        </w:rPr>
        <w:t>enak</w:t>
      </w:r>
      <w:proofErr w:type="spellEnd"/>
      <w:r w:rsidR="003D1E0C">
        <w:rPr>
          <w:rFonts w:ascii="Times New Roman" w:hAnsi="Times New Roman" w:cs="Times New Roman"/>
          <w:color w:val="000000" w:themeColor="text1"/>
        </w:rPr>
        <w:t>.”</w:t>
      </w:r>
      <w:r w:rsidR="001018C2">
        <w:rPr>
          <w:rFonts w:ascii="Times New Roman" w:hAnsi="Times New Roman" w:cs="Times New Roman"/>
          <w:color w:val="000000" w:themeColor="text1"/>
        </w:rPr>
        <w:t xml:space="preserve"> Katanya </w:t>
      </w:r>
      <w:proofErr w:type="spellStart"/>
      <w:r w:rsidR="001018C2">
        <w:rPr>
          <w:rFonts w:ascii="Times New Roman" w:hAnsi="Times New Roman" w:cs="Times New Roman"/>
          <w:color w:val="000000" w:themeColor="text1"/>
        </w:rPr>
        <w:t>setuju</w:t>
      </w:r>
      <w:proofErr w:type="spellEnd"/>
      <w:r w:rsidR="001018C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018C2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1018C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018C2">
        <w:rPr>
          <w:rFonts w:ascii="Times New Roman" w:hAnsi="Times New Roman" w:cs="Times New Roman"/>
          <w:color w:val="000000" w:themeColor="text1"/>
        </w:rPr>
        <w:t>pilihan</w:t>
      </w:r>
      <w:proofErr w:type="spellEnd"/>
      <w:r w:rsidR="001018C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018C2">
        <w:rPr>
          <w:rFonts w:ascii="Times New Roman" w:hAnsi="Times New Roman" w:cs="Times New Roman"/>
          <w:color w:val="000000" w:themeColor="text1"/>
        </w:rPr>
        <w:t>kafe</w:t>
      </w:r>
      <w:proofErr w:type="spellEnd"/>
      <w:r w:rsidR="001018C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018C2">
        <w:rPr>
          <w:rFonts w:ascii="Times New Roman" w:hAnsi="Times New Roman" w:cs="Times New Roman"/>
          <w:color w:val="000000" w:themeColor="text1"/>
        </w:rPr>
        <w:t>pilihanku</w:t>
      </w:r>
      <w:proofErr w:type="spellEnd"/>
      <w:r w:rsidR="001018C2">
        <w:rPr>
          <w:rFonts w:ascii="Times New Roman" w:hAnsi="Times New Roman" w:cs="Times New Roman"/>
          <w:color w:val="000000" w:themeColor="text1"/>
        </w:rPr>
        <w:t>.</w:t>
      </w:r>
      <w:r w:rsidR="001622D1">
        <w:rPr>
          <w:rFonts w:ascii="Times New Roman" w:hAnsi="Times New Roman" w:cs="Times New Roman"/>
          <w:color w:val="000000" w:themeColor="text1"/>
        </w:rPr>
        <w:t xml:space="preserve"> </w:t>
      </w:r>
    </w:p>
    <w:p w14:paraId="5391623C" w14:textId="2A79B0B4" w:rsidR="00702657" w:rsidRDefault="00702657" w:rsidP="00DB0E5D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Setelah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berkendara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kurang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lebih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lima </w:t>
      </w:r>
      <w:proofErr w:type="spellStart"/>
      <w:r>
        <w:rPr>
          <w:rFonts w:ascii="Times New Roman" w:hAnsi="Times New Roman" w:cs="Times New Roman"/>
          <w:color w:val="000000" w:themeColor="text1"/>
        </w:rPr>
        <w:t>belas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menit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kamipun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sampai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kafe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4113D" w:rsidRPr="00F4113D">
        <w:rPr>
          <w:rFonts w:ascii="Times New Roman" w:hAnsi="Times New Roman" w:cs="Times New Roman"/>
          <w:i/>
          <w:iCs/>
          <w:color w:val="000000" w:themeColor="text1"/>
        </w:rPr>
        <w:t>Historica</w:t>
      </w:r>
      <w:proofErr w:type="spellEnd"/>
      <w:r w:rsidR="00E84E2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D54537">
        <w:rPr>
          <w:rFonts w:ascii="Times New Roman" w:hAnsi="Times New Roman" w:cs="Times New Roman"/>
          <w:color w:val="000000" w:themeColor="text1"/>
        </w:rPr>
        <w:t>terlihat</w:t>
      </w:r>
      <w:proofErr w:type="spellEnd"/>
      <w:r w:rsidR="00D545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54537">
        <w:rPr>
          <w:rFonts w:ascii="Times New Roman" w:hAnsi="Times New Roman" w:cs="Times New Roman"/>
          <w:color w:val="000000" w:themeColor="text1"/>
        </w:rPr>
        <w:t>bangunan</w:t>
      </w:r>
      <w:proofErr w:type="spellEnd"/>
      <w:r w:rsidR="00D545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54537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D545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54537">
        <w:rPr>
          <w:rFonts w:ascii="Times New Roman" w:hAnsi="Times New Roman" w:cs="Times New Roman"/>
          <w:color w:val="000000" w:themeColor="text1"/>
        </w:rPr>
        <w:t>dekorasi</w:t>
      </w:r>
      <w:proofErr w:type="spellEnd"/>
      <w:r w:rsidR="00D545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54537">
        <w:rPr>
          <w:rFonts w:ascii="Times New Roman" w:hAnsi="Times New Roman" w:cs="Times New Roman"/>
          <w:color w:val="000000" w:themeColor="text1"/>
        </w:rPr>
        <w:t>lawasan</w:t>
      </w:r>
      <w:proofErr w:type="spellEnd"/>
      <w:r w:rsidR="00A419E2">
        <w:rPr>
          <w:rFonts w:ascii="Times New Roman" w:hAnsi="Times New Roman" w:cs="Times New Roman"/>
          <w:color w:val="000000" w:themeColor="text1"/>
        </w:rPr>
        <w:t xml:space="preserve">. Aku duduk di </w:t>
      </w:r>
      <w:proofErr w:type="spellStart"/>
      <w:r w:rsidR="00A419E2">
        <w:rPr>
          <w:rFonts w:ascii="Times New Roman" w:hAnsi="Times New Roman" w:cs="Times New Roman"/>
          <w:color w:val="000000" w:themeColor="text1"/>
        </w:rPr>
        <w:t>meja</w:t>
      </w:r>
      <w:proofErr w:type="spellEnd"/>
      <w:r w:rsidR="00A419E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64FE4">
        <w:rPr>
          <w:rFonts w:ascii="Times New Roman" w:hAnsi="Times New Roman" w:cs="Times New Roman"/>
          <w:color w:val="000000" w:themeColor="text1"/>
        </w:rPr>
        <w:t>bagian</w:t>
      </w:r>
      <w:proofErr w:type="spellEnd"/>
      <w:r w:rsidR="00364F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64FE4">
        <w:rPr>
          <w:rFonts w:ascii="Times New Roman" w:hAnsi="Times New Roman" w:cs="Times New Roman"/>
          <w:color w:val="000000" w:themeColor="text1"/>
        </w:rPr>
        <w:t>luar</w:t>
      </w:r>
      <w:proofErr w:type="spellEnd"/>
      <w:r w:rsidR="00364F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64FE4">
        <w:rPr>
          <w:rFonts w:ascii="Times New Roman" w:hAnsi="Times New Roman" w:cs="Times New Roman"/>
          <w:color w:val="000000" w:themeColor="text1"/>
        </w:rPr>
        <w:t>sementara</w:t>
      </w:r>
      <w:proofErr w:type="spellEnd"/>
      <w:r w:rsidR="00364FE4">
        <w:rPr>
          <w:rFonts w:ascii="Times New Roman" w:hAnsi="Times New Roman" w:cs="Times New Roman"/>
          <w:color w:val="000000" w:themeColor="text1"/>
        </w:rPr>
        <w:t xml:space="preserve"> Novi </w:t>
      </w:r>
      <w:proofErr w:type="spellStart"/>
      <w:r w:rsidR="00364FE4">
        <w:rPr>
          <w:rFonts w:ascii="Times New Roman" w:hAnsi="Times New Roman" w:cs="Times New Roman"/>
          <w:color w:val="000000" w:themeColor="text1"/>
        </w:rPr>
        <w:t>memesan</w:t>
      </w:r>
      <w:proofErr w:type="spellEnd"/>
      <w:r w:rsidR="00364FE4">
        <w:rPr>
          <w:rFonts w:ascii="Times New Roman" w:hAnsi="Times New Roman" w:cs="Times New Roman"/>
          <w:color w:val="000000" w:themeColor="text1"/>
        </w:rPr>
        <w:t xml:space="preserve"> </w:t>
      </w:r>
      <w:r w:rsidR="00364FE4" w:rsidRPr="00E0075D">
        <w:rPr>
          <w:rFonts w:ascii="Times New Roman" w:hAnsi="Times New Roman" w:cs="Times New Roman"/>
          <w:i/>
          <w:iCs/>
          <w:color w:val="000000" w:themeColor="text1"/>
        </w:rPr>
        <w:t>Affogat</w:t>
      </w:r>
      <w:r w:rsidR="00EB2DA8" w:rsidRPr="00E0075D">
        <w:rPr>
          <w:rFonts w:ascii="Times New Roman" w:hAnsi="Times New Roman" w:cs="Times New Roman"/>
          <w:i/>
          <w:iCs/>
          <w:color w:val="000000" w:themeColor="text1"/>
        </w:rPr>
        <w:t>o</w:t>
      </w:r>
      <w:r w:rsidR="00EB2DA8">
        <w:rPr>
          <w:rFonts w:ascii="Times New Roman" w:hAnsi="Times New Roman" w:cs="Times New Roman"/>
          <w:color w:val="000000" w:themeColor="text1"/>
        </w:rPr>
        <w:t xml:space="preserve">, </w:t>
      </w:r>
      <w:r w:rsidR="00EB2DA8" w:rsidRPr="00E0075D">
        <w:rPr>
          <w:rFonts w:ascii="Times New Roman" w:hAnsi="Times New Roman" w:cs="Times New Roman"/>
          <w:i/>
          <w:iCs/>
          <w:color w:val="000000" w:themeColor="text1"/>
        </w:rPr>
        <w:t>Fra</w:t>
      </w:r>
      <w:r w:rsidR="00E0075D" w:rsidRPr="00E0075D">
        <w:rPr>
          <w:rFonts w:ascii="Times New Roman" w:hAnsi="Times New Roman" w:cs="Times New Roman"/>
          <w:i/>
          <w:iCs/>
          <w:color w:val="000000" w:themeColor="text1"/>
        </w:rPr>
        <w:t>p</w:t>
      </w:r>
      <w:r w:rsidR="00EB2DA8" w:rsidRPr="00E0075D">
        <w:rPr>
          <w:rFonts w:ascii="Times New Roman" w:hAnsi="Times New Roman" w:cs="Times New Roman"/>
          <w:i/>
          <w:iCs/>
          <w:color w:val="000000" w:themeColor="text1"/>
        </w:rPr>
        <w:t>puccino</w:t>
      </w:r>
      <w:r w:rsidR="00EB2DA8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="00EB2DA8">
        <w:rPr>
          <w:rFonts w:ascii="Times New Roman" w:hAnsi="Times New Roman" w:cs="Times New Roman"/>
          <w:color w:val="000000" w:themeColor="text1"/>
        </w:rPr>
        <w:t>satu</w:t>
      </w:r>
      <w:proofErr w:type="spellEnd"/>
      <w:r w:rsidR="00EB2DA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2DA8">
        <w:rPr>
          <w:rFonts w:ascii="Times New Roman" w:hAnsi="Times New Roman" w:cs="Times New Roman"/>
          <w:color w:val="000000" w:themeColor="text1"/>
        </w:rPr>
        <w:t>kotak</w:t>
      </w:r>
      <w:proofErr w:type="spellEnd"/>
      <w:r w:rsidR="00EB2DA8">
        <w:rPr>
          <w:rFonts w:ascii="Times New Roman" w:hAnsi="Times New Roman" w:cs="Times New Roman"/>
          <w:color w:val="000000" w:themeColor="text1"/>
        </w:rPr>
        <w:t xml:space="preserve"> </w:t>
      </w:r>
      <w:r w:rsidR="00EB2DA8" w:rsidRPr="00E0075D">
        <w:rPr>
          <w:rFonts w:ascii="Times New Roman" w:hAnsi="Times New Roman" w:cs="Times New Roman"/>
          <w:i/>
          <w:iCs/>
          <w:color w:val="000000" w:themeColor="text1"/>
        </w:rPr>
        <w:t xml:space="preserve">velvet </w:t>
      </w:r>
      <w:r w:rsidR="00D227C8" w:rsidRPr="00E0075D">
        <w:rPr>
          <w:rFonts w:ascii="Times New Roman" w:hAnsi="Times New Roman" w:cs="Times New Roman"/>
          <w:i/>
          <w:iCs/>
          <w:color w:val="000000" w:themeColor="text1"/>
        </w:rPr>
        <w:t>matcha cake</w:t>
      </w:r>
      <w:r w:rsidR="00364FE4">
        <w:rPr>
          <w:rFonts w:ascii="Times New Roman" w:hAnsi="Times New Roman" w:cs="Times New Roman"/>
          <w:color w:val="000000" w:themeColor="text1"/>
        </w:rPr>
        <w:t xml:space="preserve">. </w:t>
      </w:r>
      <w:r w:rsidR="00AF51F2">
        <w:rPr>
          <w:rFonts w:ascii="Times New Roman" w:hAnsi="Times New Roman" w:cs="Times New Roman"/>
          <w:color w:val="000000" w:themeColor="text1"/>
        </w:rPr>
        <w:t xml:space="preserve">“Agak lama </w:t>
      </w:r>
      <w:proofErr w:type="spellStart"/>
      <w:r w:rsidR="00AF51F2">
        <w:rPr>
          <w:rFonts w:ascii="Times New Roman" w:hAnsi="Times New Roman" w:cs="Times New Roman"/>
          <w:color w:val="000000" w:themeColor="text1"/>
        </w:rPr>
        <w:t>datengnya</w:t>
      </w:r>
      <w:proofErr w:type="spellEnd"/>
      <w:r w:rsidR="00AF51F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83838">
        <w:rPr>
          <w:rFonts w:ascii="Times New Roman" w:hAnsi="Times New Roman" w:cs="Times New Roman"/>
          <w:color w:val="000000" w:themeColor="text1"/>
        </w:rPr>
        <w:t>sekitaran</w:t>
      </w:r>
      <w:proofErr w:type="spellEnd"/>
      <w:r w:rsidR="004838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3838">
        <w:rPr>
          <w:rFonts w:ascii="Times New Roman" w:hAnsi="Times New Roman" w:cs="Times New Roman"/>
          <w:color w:val="000000" w:themeColor="text1"/>
        </w:rPr>
        <w:t>sepuluh</w:t>
      </w:r>
      <w:proofErr w:type="spellEnd"/>
      <w:r w:rsidR="004838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3838">
        <w:rPr>
          <w:rFonts w:ascii="Times New Roman" w:hAnsi="Times New Roman" w:cs="Times New Roman"/>
          <w:color w:val="000000" w:themeColor="text1"/>
        </w:rPr>
        <w:t>menit</w:t>
      </w:r>
      <w:proofErr w:type="spellEnd"/>
      <w:r w:rsidR="004838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3838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="004838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83838">
        <w:rPr>
          <w:rFonts w:ascii="Times New Roman" w:hAnsi="Times New Roman" w:cs="Times New Roman"/>
          <w:color w:val="000000" w:themeColor="text1"/>
        </w:rPr>
        <w:t>lah</w:t>
      </w:r>
      <w:proofErr w:type="spellEnd"/>
      <w:r w:rsidR="00483838">
        <w:rPr>
          <w:rFonts w:ascii="Times New Roman" w:hAnsi="Times New Roman" w:cs="Times New Roman"/>
          <w:color w:val="000000" w:themeColor="text1"/>
        </w:rPr>
        <w:t>.”</w:t>
      </w:r>
      <w:r w:rsidR="00F3287A">
        <w:rPr>
          <w:rFonts w:ascii="Times New Roman" w:hAnsi="Times New Roman" w:cs="Times New Roman"/>
          <w:color w:val="000000" w:themeColor="text1"/>
        </w:rPr>
        <w:t xml:space="preserve"> Katanya</w:t>
      </w:r>
      <w:r w:rsidR="00B76B5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6B58">
        <w:rPr>
          <w:rFonts w:ascii="Times New Roman" w:hAnsi="Times New Roman" w:cs="Times New Roman"/>
          <w:color w:val="000000" w:themeColor="text1"/>
        </w:rPr>
        <w:t>muak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sepertinya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menyesali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berkunjung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di jam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ramai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>. “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papa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lah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namanya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 juga jam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ramai</w:t>
      </w:r>
      <w:proofErr w:type="spellEnd"/>
      <w:r w:rsidR="00B76E62">
        <w:rPr>
          <w:rFonts w:ascii="Times New Roman" w:hAnsi="Times New Roman" w:cs="Times New Roman"/>
          <w:color w:val="000000" w:themeColor="text1"/>
        </w:rPr>
        <w:t xml:space="preserve">.” </w:t>
      </w:r>
      <w:proofErr w:type="spellStart"/>
      <w:r w:rsidR="00B76E62">
        <w:rPr>
          <w:rFonts w:ascii="Times New Roman" w:hAnsi="Times New Roman" w:cs="Times New Roman"/>
          <w:color w:val="000000" w:themeColor="text1"/>
        </w:rPr>
        <w:t>Ucapku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memahami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siang-siang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seperti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memang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waktunya</w:t>
      </w:r>
      <w:proofErr w:type="spellEnd"/>
      <w:r w:rsidR="00EB33E4">
        <w:rPr>
          <w:rFonts w:ascii="Times New Roman" w:hAnsi="Times New Roman" w:cs="Times New Roman"/>
          <w:color w:val="000000" w:themeColor="text1"/>
        </w:rPr>
        <w:t xml:space="preserve"> jam </w:t>
      </w:r>
      <w:proofErr w:type="spellStart"/>
      <w:r w:rsidR="00EB33E4">
        <w:rPr>
          <w:rFonts w:ascii="Times New Roman" w:hAnsi="Times New Roman" w:cs="Times New Roman"/>
          <w:color w:val="000000" w:themeColor="text1"/>
        </w:rPr>
        <w:t>istiraha</w:t>
      </w:r>
      <w:r w:rsidR="00A832CC">
        <w:rPr>
          <w:rFonts w:ascii="Times New Roman" w:hAnsi="Times New Roman" w:cs="Times New Roman"/>
          <w:color w:val="000000" w:themeColor="text1"/>
        </w:rPr>
        <w:t>t</w:t>
      </w:r>
      <w:proofErr w:type="spellEnd"/>
      <w:r w:rsidR="00A832CC">
        <w:rPr>
          <w:rFonts w:ascii="Times New Roman" w:hAnsi="Times New Roman" w:cs="Times New Roman"/>
          <w:color w:val="000000" w:themeColor="text1"/>
        </w:rPr>
        <w:t xml:space="preserve">. </w:t>
      </w:r>
      <w:r w:rsidR="009E5BF3">
        <w:rPr>
          <w:rFonts w:ascii="Times New Roman" w:hAnsi="Times New Roman" w:cs="Times New Roman"/>
          <w:color w:val="000000" w:themeColor="text1"/>
        </w:rPr>
        <w:t xml:space="preserve">Tak lama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terdengar</w:t>
      </w:r>
      <w:proofErr w:type="spellEnd"/>
      <w:r w:rsidR="009E5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teriakan</w:t>
      </w:r>
      <w:proofErr w:type="spellEnd"/>
      <w:r w:rsidR="009E5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="009E5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pesanan</w:t>
      </w:r>
      <w:proofErr w:type="spellEnd"/>
      <w:r w:rsidR="009E5BF3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sudah</w:t>
      </w:r>
      <w:proofErr w:type="spellEnd"/>
      <w:r w:rsidR="009E5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siap</w:t>
      </w:r>
      <w:proofErr w:type="spellEnd"/>
      <w:r w:rsidR="009E5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E5BF3">
        <w:rPr>
          <w:rFonts w:ascii="Times New Roman" w:hAnsi="Times New Roman" w:cs="Times New Roman"/>
          <w:color w:val="000000" w:themeColor="text1"/>
        </w:rPr>
        <w:t>diambil</w:t>
      </w:r>
      <w:proofErr w:type="spellEnd"/>
      <w:r w:rsidR="00240292">
        <w:rPr>
          <w:rFonts w:ascii="Times New Roman" w:hAnsi="Times New Roman" w:cs="Times New Roman"/>
          <w:color w:val="000000" w:themeColor="text1"/>
        </w:rPr>
        <w:t>. “</w:t>
      </w:r>
      <w:proofErr w:type="spellStart"/>
      <w:r w:rsidR="00240292">
        <w:rPr>
          <w:rFonts w:ascii="Times New Roman" w:hAnsi="Times New Roman" w:cs="Times New Roman"/>
          <w:color w:val="000000" w:themeColor="text1"/>
        </w:rPr>
        <w:t>Pesanan</w:t>
      </w:r>
      <w:proofErr w:type="spellEnd"/>
      <w:r w:rsidR="0024029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0292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24029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0292">
        <w:rPr>
          <w:rFonts w:ascii="Times New Roman" w:hAnsi="Times New Roman" w:cs="Times New Roman"/>
          <w:color w:val="000000" w:themeColor="text1"/>
        </w:rPr>
        <w:t>meja</w:t>
      </w:r>
      <w:proofErr w:type="spellEnd"/>
      <w:r w:rsidR="0024029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40292">
        <w:rPr>
          <w:rFonts w:ascii="Times New Roman" w:hAnsi="Times New Roman" w:cs="Times New Roman"/>
          <w:color w:val="000000" w:themeColor="text1"/>
        </w:rPr>
        <w:t>nomor</w:t>
      </w:r>
      <w:proofErr w:type="spellEnd"/>
      <w:r w:rsidR="00240292">
        <w:rPr>
          <w:rFonts w:ascii="Times New Roman" w:hAnsi="Times New Roman" w:cs="Times New Roman"/>
          <w:color w:val="000000" w:themeColor="text1"/>
        </w:rPr>
        <w:t xml:space="preserve"> 25!” </w:t>
      </w:r>
      <w:r w:rsidR="00854567">
        <w:rPr>
          <w:rFonts w:ascii="Times New Roman" w:hAnsi="Times New Roman" w:cs="Times New Roman"/>
          <w:color w:val="000000" w:themeColor="text1"/>
        </w:rPr>
        <w:t xml:space="preserve">Seru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kasir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. “Kali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traktir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kan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gue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854567">
        <w:rPr>
          <w:rFonts w:ascii="Times New Roman" w:hAnsi="Times New Roman" w:cs="Times New Roman"/>
          <w:color w:val="000000" w:themeColor="text1"/>
        </w:rPr>
        <w:t>ngajak</w:t>
      </w:r>
      <w:proofErr w:type="spellEnd"/>
      <w:r w:rsidR="00854567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EB2DA8">
        <w:rPr>
          <w:rFonts w:ascii="Times New Roman" w:hAnsi="Times New Roman" w:cs="Times New Roman"/>
          <w:color w:val="000000" w:themeColor="text1"/>
        </w:rPr>
        <w:t>tawarnya</w:t>
      </w:r>
      <w:proofErr w:type="spellEnd"/>
      <w:r w:rsidR="00EB2DA8">
        <w:rPr>
          <w:rFonts w:ascii="Times New Roman" w:hAnsi="Times New Roman" w:cs="Times New Roman"/>
          <w:color w:val="000000" w:themeColor="text1"/>
        </w:rPr>
        <w:t>. “Duh</w:t>
      </w:r>
      <w:r w:rsidR="00D227C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D227C8">
        <w:rPr>
          <w:rFonts w:ascii="Times New Roman" w:hAnsi="Times New Roman" w:cs="Times New Roman"/>
          <w:color w:val="000000" w:themeColor="text1"/>
        </w:rPr>
        <w:t>jadi</w:t>
      </w:r>
      <w:proofErr w:type="spellEnd"/>
      <w:r w:rsidR="00D227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227C8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D227C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227C8">
        <w:rPr>
          <w:rFonts w:ascii="Times New Roman" w:hAnsi="Times New Roman" w:cs="Times New Roman"/>
          <w:color w:val="000000" w:themeColor="text1"/>
        </w:rPr>
        <w:t>enak</w:t>
      </w:r>
      <w:proofErr w:type="spellEnd"/>
      <w:r w:rsidR="00D227C8">
        <w:rPr>
          <w:rFonts w:ascii="Times New Roman" w:hAnsi="Times New Roman" w:cs="Times New Roman"/>
          <w:color w:val="000000" w:themeColor="text1"/>
        </w:rPr>
        <w:t>,”</w:t>
      </w:r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aku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benar-benar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merasa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tak</w:t>
      </w:r>
      <w:proofErr w:type="spellEnd"/>
      <w:r w:rsidR="00AA03E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enak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Novi, mana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tadi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juga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menuju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kesini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motornya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>. “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Udahlah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, kaya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siapa</w:t>
      </w:r>
      <w:proofErr w:type="spellEnd"/>
      <w:r w:rsidR="0067604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76049">
        <w:rPr>
          <w:rFonts w:ascii="Times New Roman" w:hAnsi="Times New Roman" w:cs="Times New Roman"/>
          <w:color w:val="000000" w:themeColor="text1"/>
        </w:rPr>
        <w:t>aja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!”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Ucapnya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segera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menuju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meja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kasir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guna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menggambil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pesanan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kami.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Selagi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105F6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="00A105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15711">
        <w:rPr>
          <w:rFonts w:ascii="Times New Roman" w:hAnsi="Times New Roman" w:cs="Times New Roman"/>
          <w:color w:val="000000" w:themeColor="text1"/>
        </w:rPr>
        <w:t>mengambil</w:t>
      </w:r>
      <w:proofErr w:type="spellEnd"/>
      <w:r w:rsidR="0011571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A54CD">
        <w:rPr>
          <w:rFonts w:ascii="Times New Roman" w:hAnsi="Times New Roman" w:cs="Times New Roman"/>
          <w:color w:val="000000" w:themeColor="text1"/>
        </w:rPr>
        <w:t>pesanan</w:t>
      </w:r>
      <w:proofErr w:type="spellEnd"/>
      <w:r w:rsidR="006A54CD">
        <w:rPr>
          <w:rFonts w:ascii="Times New Roman" w:hAnsi="Times New Roman" w:cs="Times New Roman"/>
          <w:color w:val="000000" w:themeColor="text1"/>
        </w:rPr>
        <w:t xml:space="preserve"> kami. Aku </w:t>
      </w:r>
      <w:proofErr w:type="spellStart"/>
      <w:r w:rsidR="006A54CD">
        <w:rPr>
          <w:rFonts w:ascii="Times New Roman" w:hAnsi="Times New Roman" w:cs="Times New Roman"/>
          <w:color w:val="000000" w:themeColor="text1"/>
        </w:rPr>
        <w:t>merasakan</w:t>
      </w:r>
      <w:proofErr w:type="spellEnd"/>
      <w:r w:rsidR="006A54C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A54CD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="006A54C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A54CD">
        <w:rPr>
          <w:rFonts w:ascii="Times New Roman" w:hAnsi="Times New Roman" w:cs="Times New Roman"/>
          <w:color w:val="000000" w:themeColor="text1"/>
        </w:rPr>
        <w:t>telepon</w:t>
      </w:r>
      <w:proofErr w:type="spellEnd"/>
      <w:r w:rsidR="006A54C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A54CD">
        <w:rPr>
          <w:rFonts w:ascii="Times New Roman" w:hAnsi="Times New Roman" w:cs="Times New Roman"/>
          <w:color w:val="000000" w:themeColor="text1"/>
        </w:rPr>
        <w:t>gengamku</w:t>
      </w:r>
      <w:proofErr w:type="spellEnd"/>
      <w:r w:rsidR="006A54C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A54CD">
        <w:rPr>
          <w:rFonts w:ascii="Times New Roman" w:hAnsi="Times New Roman" w:cs="Times New Roman"/>
          <w:color w:val="000000" w:themeColor="text1"/>
        </w:rPr>
        <w:t>bergetar</w:t>
      </w:r>
      <w:proofErr w:type="spellEnd"/>
      <w:r w:rsidR="006A54CD">
        <w:rPr>
          <w:rFonts w:ascii="Times New Roman" w:hAnsi="Times New Roman" w:cs="Times New Roman"/>
          <w:color w:val="000000" w:themeColor="text1"/>
        </w:rPr>
        <w:t>.</w:t>
      </w:r>
    </w:p>
    <w:p w14:paraId="63137975" w14:textId="7563779D" w:rsidR="00405E39" w:rsidRDefault="006A54CD" w:rsidP="00DB0E5D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Terlihat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A611D">
        <w:rPr>
          <w:rFonts w:ascii="Times New Roman" w:hAnsi="Times New Roman" w:cs="Times New Roman"/>
          <w:color w:val="000000" w:themeColor="text1"/>
        </w:rPr>
        <w:t>panggilan</w:t>
      </w:r>
      <w:proofErr w:type="spellEnd"/>
      <w:r w:rsidR="00EA61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A611D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EA611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A611D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EA611D">
        <w:rPr>
          <w:rFonts w:ascii="Times New Roman" w:hAnsi="Times New Roman" w:cs="Times New Roman"/>
          <w:color w:val="000000" w:themeColor="text1"/>
        </w:rPr>
        <w:t xml:space="preserve"> Putri Rani</w:t>
      </w:r>
      <w:r w:rsidR="003366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segera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kuangkat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telepon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. “Halo,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33660D" w:rsidRPr="00787DD0">
        <w:rPr>
          <w:rFonts w:ascii="Times New Roman" w:hAnsi="Times New Roman" w:cs="Times New Roman"/>
          <w:i/>
          <w:iCs/>
          <w:color w:val="000000" w:themeColor="text1"/>
        </w:rPr>
        <w:t>pripun</w:t>
      </w:r>
      <w:proofErr w:type="spellEnd"/>
      <w:r w:rsidR="0033660D" w:rsidRPr="00787DD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33660D" w:rsidRPr="00787DD0">
        <w:rPr>
          <w:rFonts w:ascii="Times New Roman" w:hAnsi="Times New Roman" w:cs="Times New Roman"/>
          <w:i/>
          <w:iCs/>
          <w:color w:val="000000" w:themeColor="text1"/>
        </w:rPr>
        <w:t>kabaripun</w:t>
      </w:r>
      <w:proofErr w:type="spellEnd"/>
      <w:r w:rsidR="0033660D" w:rsidRPr="00787DD0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33660D" w:rsidRPr="00787DD0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Tanyaku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="0033660D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33660D">
        <w:rPr>
          <w:rFonts w:ascii="Times New Roman" w:hAnsi="Times New Roman" w:cs="Times New Roman"/>
          <w:color w:val="000000" w:themeColor="text1"/>
        </w:rPr>
        <w:t xml:space="preserve">. </w:t>
      </w:r>
      <w:r w:rsidR="00DA43A2">
        <w:rPr>
          <w:rFonts w:ascii="Times New Roman" w:hAnsi="Times New Roman" w:cs="Times New Roman"/>
          <w:color w:val="000000" w:themeColor="text1"/>
        </w:rPr>
        <w:t>“</w:t>
      </w:r>
      <w:proofErr w:type="spellStart"/>
      <w:r w:rsidR="00DA43A2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DA43A2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DA43A2">
        <w:rPr>
          <w:rFonts w:ascii="Times New Roman" w:hAnsi="Times New Roman" w:cs="Times New Roman"/>
          <w:color w:val="000000" w:themeColor="text1"/>
        </w:rPr>
        <w:t>sehat</w:t>
      </w:r>
      <w:proofErr w:type="spellEnd"/>
      <w:r w:rsidR="00DA43A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A43A2" w:rsidRPr="00787DD0">
        <w:rPr>
          <w:rFonts w:ascii="Times New Roman" w:hAnsi="Times New Roman" w:cs="Times New Roman"/>
          <w:i/>
          <w:iCs/>
          <w:color w:val="000000" w:themeColor="text1"/>
        </w:rPr>
        <w:t>ndhuk</w:t>
      </w:r>
      <w:proofErr w:type="spellEnd"/>
      <w:r w:rsidR="00DA43A2">
        <w:rPr>
          <w:rFonts w:ascii="Times New Roman" w:hAnsi="Times New Roman" w:cs="Times New Roman"/>
          <w:color w:val="000000" w:themeColor="text1"/>
        </w:rPr>
        <w:t xml:space="preserve">. </w:t>
      </w:r>
      <w:r w:rsidR="002E18B2">
        <w:rPr>
          <w:rFonts w:ascii="Times New Roman" w:hAnsi="Times New Roman" w:cs="Times New Roman"/>
          <w:color w:val="000000" w:themeColor="text1"/>
        </w:rPr>
        <w:t xml:space="preserve">Kamu </w:t>
      </w:r>
      <w:proofErr w:type="spellStart"/>
      <w:r w:rsidR="002E18B2">
        <w:rPr>
          <w:rFonts w:ascii="Times New Roman" w:hAnsi="Times New Roman" w:cs="Times New Roman"/>
          <w:color w:val="000000" w:themeColor="text1"/>
        </w:rPr>
        <w:t>sendiri</w:t>
      </w:r>
      <w:proofErr w:type="spellEnd"/>
      <w:r w:rsidR="002E18B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84EDA">
        <w:rPr>
          <w:rFonts w:ascii="Times New Roman" w:hAnsi="Times New Roman" w:cs="Times New Roman"/>
          <w:color w:val="000000" w:themeColor="text1"/>
        </w:rPr>
        <w:t>gimana</w:t>
      </w:r>
      <w:proofErr w:type="spellEnd"/>
      <w:r w:rsidR="00F84EDA">
        <w:rPr>
          <w:rFonts w:ascii="Times New Roman" w:hAnsi="Times New Roman" w:cs="Times New Roman"/>
          <w:color w:val="000000" w:themeColor="text1"/>
        </w:rPr>
        <w:t>?</w:t>
      </w:r>
      <w:r w:rsidR="004B4C84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Agaknya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merasa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khawatir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terakhir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kali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aku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meneleponnya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aku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demam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tinggi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sampai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harus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dilarikan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UGD. “Aku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sehat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dong,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. Masa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sakit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terus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candaku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guna </w:t>
      </w:r>
      <w:proofErr w:type="spellStart"/>
      <w:r w:rsidR="004B4C84">
        <w:rPr>
          <w:rFonts w:ascii="Times New Roman" w:hAnsi="Times New Roman" w:cs="Times New Roman"/>
          <w:color w:val="000000" w:themeColor="text1"/>
        </w:rPr>
        <w:t>menggurangi</w:t>
      </w:r>
      <w:proofErr w:type="spellEnd"/>
      <w:r w:rsidR="004B4C84">
        <w:rPr>
          <w:rFonts w:ascii="Times New Roman" w:hAnsi="Times New Roman" w:cs="Times New Roman"/>
          <w:color w:val="000000" w:themeColor="text1"/>
        </w:rPr>
        <w:t xml:space="preserve"> rasa</w:t>
      </w:r>
      <w:r w:rsidR="00A516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516CA">
        <w:rPr>
          <w:rFonts w:ascii="Times New Roman" w:hAnsi="Times New Roman" w:cs="Times New Roman"/>
          <w:color w:val="000000" w:themeColor="text1"/>
        </w:rPr>
        <w:t>khawatir</w:t>
      </w:r>
      <w:proofErr w:type="spellEnd"/>
      <w:r w:rsidR="00A516C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516CA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A516CA">
        <w:rPr>
          <w:rFonts w:ascii="Times New Roman" w:hAnsi="Times New Roman" w:cs="Times New Roman"/>
          <w:color w:val="000000" w:themeColor="text1"/>
        </w:rPr>
        <w:t>.</w:t>
      </w:r>
      <w:r w:rsidR="009A0A92">
        <w:rPr>
          <w:rFonts w:ascii="Times New Roman" w:hAnsi="Times New Roman" w:cs="Times New Roman"/>
          <w:color w:val="000000" w:themeColor="text1"/>
        </w:rPr>
        <w:t xml:space="preserve"> </w:t>
      </w:r>
      <w:r w:rsidR="000B56D1">
        <w:rPr>
          <w:rFonts w:ascii="Times New Roman" w:hAnsi="Times New Roman" w:cs="Times New Roman"/>
          <w:color w:val="000000" w:themeColor="text1"/>
        </w:rPr>
        <w:t>“</w:t>
      </w:r>
      <w:proofErr w:type="spellStart"/>
      <w:r w:rsidR="000B56D1">
        <w:rPr>
          <w:rFonts w:ascii="Times New Roman" w:hAnsi="Times New Roman" w:cs="Times New Roman"/>
          <w:color w:val="000000" w:themeColor="text1"/>
        </w:rPr>
        <w:t>Beneran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56D1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56D1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56D1">
        <w:rPr>
          <w:rFonts w:ascii="Times New Roman" w:hAnsi="Times New Roman" w:cs="Times New Roman"/>
          <w:color w:val="000000" w:themeColor="text1"/>
        </w:rPr>
        <w:t>sehat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56D1">
        <w:rPr>
          <w:rFonts w:ascii="Times New Roman" w:hAnsi="Times New Roman" w:cs="Times New Roman"/>
          <w:color w:val="000000" w:themeColor="text1"/>
        </w:rPr>
        <w:t>beneran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B56D1">
        <w:rPr>
          <w:rFonts w:ascii="Times New Roman" w:hAnsi="Times New Roman" w:cs="Times New Roman"/>
          <w:color w:val="000000" w:themeColor="text1"/>
        </w:rPr>
        <w:t>kan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0B56D1" w:rsidRPr="00787DD0">
        <w:rPr>
          <w:rFonts w:ascii="Times New Roman" w:hAnsi="Times New Roman" w:cs="Times New Roman"/>
          <w:i/>
          <w:iCs/>
          <w:color w:val="000000" w:themeColor="text1"/>
        </w:rPr>
        <w:t>Ndhuk</w:t>
      </w:r>
      <w:proofErr w:type="spellEnd"/>
      <w:r w:rsidR="000B56D1">
        <w:rPr>
          <w:rFonts w:ascii="Times New Roman" w:hAnsi="Times New Roman" w:cs="Times New Roman"/>
          <w:color w:val="000000" w:themeColor="text1"/>
        </w:rPr>
        <w:t xml:space="preserve">?” </w:t>
      </w:r>
      <w:r w:rsidR="00405E39">
        <w:rPr>
          <w:rFonts w:ascii="Times New Roman" w:hAnsi="Times New Roman" w:cs="Times New Roman"/>
          <w:color w:val="000000" w:themeColor="text1"/>
        </w:rPr>
        <w:t xml:space="preserve">Pasti </w:t>
      </w:r>
      <w:proofErr w:type="spellStart"/>
      <w:r w:rsidR="00405E39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405E39">
        <w:rPr>
          <w:rFonts w:ascii="Times New Roman" w:hAnsi="Times New Roman" w:cs="Times New Roman"/>
          <w:color w:val="000000" w:themeColor="text1"/>
        </w:rPr>
        <w:t xml:space="preserve">. “Iya, </w:t>
      </w:r>
      <w:proofErr w:type="spellStart"/>
      <w:r w:rsidR="00405E39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405E3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05E39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405E3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tadi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diajak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Novita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buat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keluar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cari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kopi, di Kafe Historia.” Yakinku. “Kalo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20457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A2045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5ABF">
        <w:rPr>
          <w:rFonts w:ascii="Times New Roman" w:hAnsi="Times New Roman" w:cs="Times New Roman"/>
          <w:color w:val="000000" w:themeColor="text1"/>
        </w:rPr>
        <w:t>sehat</w:t>
      </w:r>
      <w:proofErr w:type="spellEnd"/>
      <w:r w:rsidR="00645AB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645ABF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="00645AB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5ABF">
        <w:rPr>
          <w:rFonts w:ascii="Times New Roman" w:hAnsi="Times New Roman" w:cs="Times New Roman"/>
          <w:color w:val="000000" w:themeColor="text1"/>
        </w:rPr>
        <w:t>kesini</w:t>
      </w:r>
      <w:proofErr w:type="spellEnd"/>
      <w:r w:rsidR="00645AB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645ABF" w:rsidRPr="00787DD0">
        <w:rPr>
          <w:rFonts w:ascii="Times New Roman" w:hAnsi="Times New Roman" w:cs="Times New Roman"/>
          <w:i/>
          <w:iCs/>
          <w:color w:val="000000" w:themeColor="text1"/>
        </w:rPr>
        <w:t>Ndhuk</w:t>
      </w:r>
      <w:proofErr w:type="spellEnd"/>
      <w:r w:rsidR="00645ABF">
        <w:rPr>
          <w:rFonts w:ascii="Times New Roman" w:hAnsi="Times New Roman" w:cs="Times New Roman"/>
          <w:color w:val="000000" w:themeColor="text1"/>
        </w:rPr>
        <w:t xml:space="preserve">? </w:t>
      </w:r>
      <w:proofErr w:type="spellStart"/>
      <w:r w:rsidR="00645ABF">
        <w:rPr>
          <w:rFonts w:ascii="Times New Roman" w:hAnsi="Times New Roman" w:cs="Times New Roman"/>
          <w:color w:val="000000" w:themeColor="text1"/>
        </w:rPr>
        <w:t>S</w:t>
      </w:r>
      <w:r w:rsidR="002C4A6E">
        <w:rPr>
          <w:rFonts w:ascii="Times New Roman" w:hAnsi="Times New Roman" w:cs="Times New Roman"/>
          <w:color w:val="000000" w:themeColor="text1"/>
        </w:rPr>
        <w:t>epupumu</w:t>
      </w:r>
      <w:proofErr w:type="spellEnd"/>
      <w:r w:rsidR="002C4A6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4A6E">
        <w:rPr>
          <w:rFonts w:ascii="Times New Roman" w:hAnsi="Times New Roman" w:cs="Times New Roman"/>
          <w:color w:val="000000" w:themeColor="text1"/>
        </w:rPr>
        <w:t>Noviana</w:t>
      </w:r>
      <w:proofErr w:type="spellEnd"/>
      <w:r w:rsidR="002C4A6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D052A">
        <w:rPr>
          <w:rFonts w:ascii="Times New Roman" w:hAnsi="Times New Roman" w:cs="Times New Roman"/>
          <w:color w:val="000000" w:themeColor="text1"/>
        </w:rPr>
        <w:t>bakal</w:t>
      </w:r>
      <w:proofErr w:type="spellEnd"/>
      <w:r w:rsidR="005D052A">
        <w:rPr>
          <w:rFonts w:ascii="Times New Roman" w:hAnsi="Times New Roman" w:cs="Times New Roman"/>
          <w:color w:val="000000" w:themeColor="text1"/>
        </w:rPr>
        <w:t xml:space="preserve"> nikah dua </w:t>
      </w:r>
      <w:proofErr w:type="spellStart"/>
      <w:r w:rsidR="005D052A">
        <w:rPr>
          <w:rFonts w:ascii="Times New Roman" w:hAnsi="Times New Roman" w:cs="Times New Roman"/>
          <w:color w:val="000000" w:themeColor="text1"/>
        </w:rPr>
        <w:t>minggu</w:t>
      </w:r>
      <w:proofErr w:type="spellEnd"/>
      <w:r w:rsidR="005D052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D052A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="005D052A">
        <w:rPr>
          <w:rFonts w:ascii="Times New Roman" w:hAnsi="Times New Roman" w:cs="Times New Roman"/>
          <w:color w:val="000000" w:themeColor="text1"/>
        </w:rPr>
        <w:t xml:space="preserve">.” </w:t>
      </w:r>
      <w:r w:rsidR="003A6BF3">
        <w:rPr>
          <w:rFonts w:ascii="Times New Roman" w:hAnsi="Times New Roman" w:cs="Times New Roman"/>
          <w:color w:val="000000" w:themeColor="text1"/>
        </w:rPr>
        <w:t xml:space="preserve">Kabar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agak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mengagetkanku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karena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menurutku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Mbak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r w:rsidR="002264F4">
        <w:rPr>
          <w:rFonts w:ascii="Times New Roman" w:hAnsi="Times New Roman" w:cs="Times New Roman"/>
          <w:color w:val="000000" w:themeColor="text1"/>
        </w:rPr>
        <w:t xml:space="preserve">Ana </w:t>
      </w:r>
      <w:r w:rsidR="00247E7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lebih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peduli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A6BF3">
        <w:rPr>
          <w:rFonts w:ascii="Times New Roman" w:hAnsi="Times New Roman" w:cs="Times New Roman"/>
          <w:color w:val="000000" w:themeColor="text1"/>
        </w:rPr>
        <w:t>tentang</w:t>
      </w:r>
      <w:proofErr w:type="spellEnd"/>
      <w:r w:rsidR="003A6BF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53B71">
        <w:rPr>
          <w:rFonts w:ascii="Times New Roman" w:hAnsi="Times New Roman" w:cs="Times New Roman"/>
          <w:color w:val="000000" w:themeColor="text1"/>
        </w:rPr>
        <w:t>pendidikannya</w:t>
      </w:r>
      <w:proofErr w:type="spellEnd"/>
      <w:r w:rsidR="00F53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53B71">
        <w:rPr>
          <w:rFonts w:ascii="Times New Roman" w:hAnsi="Times New Roman" w:cs="Times New Roman"/>
          <w:color w:val="000000" w:themeColor="text1"/>
        </w:rPr>
        <w:t>daripada</w:t>
      </w:r>
      <w:proofErr w:type="spellEnd"/>
      <w:r w:rsidR="00F53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53B71">
        <w:rPr>
          <w:rFonts w:ascii="Times New Roman" w:hAnsi="Times New Roman" w:cs="Times New Roman"/>
          <w:color w:val="000000" w:themeColor="text1"/>
        </w:rPr>
        <w:t>kisah</w:t>
      </w:r>
      <w:proofErr w:type="spellEnd"/>
      <w:r w:rsidR="00F53B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53B71">
        <w:rPr>
          <w:rFonts w:ascii="Times New Roman" w:hAnsi="Times New Roman" w:cs="Times New Roman"/>
          <w:color w:val="000000" w:themeColor="text1"/>
        </w:rPr>
        <w:t>asmaranya</w:t>
      </w:r>
      <w:proofErr w:type="spellEnd"/>
      <w:r w:rsidR="00F53B71">
        <w:rPr>
          <w:rFonts w:ascii="Times New Roman" w:hAnsi="Times New Roman" w:cs="Times New Roman"/>
          <w:color w:val="000000" w:themeColor="text1"/>
        </w:rPr>
        <w:t>.</w:t>
      </w:r>
    </w:p>
    <w:p w14:paraId="3674A625" w14:textId="17C97141" w:rsidR="005B2D4E" w:rsidRDefault="005B2D4E" w:rsidP="00DB0E5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“Sama </w:t>
      </w:r>
      <w:proofErr w:type="spellStart"/>
      <w:r>
        <w:rPr>
          <w:rFonts w:ascii="Times New Roman" w:hAnsi="Times New Roman" w:cs="Times New Roman"/>
          <w:color w:val="000000" w:themeColor="text1"/>
        </w:rPr>
        <w:t>temen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sekuliahannya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yang </w:t>
      </w:r>
      <w:proofErr w:type="spellStart"/>
      <w:r>
        <w:rPr>
          <w:rFonts w:ascii="Times New Roman" w:hAnsi="Times New Roman" w:cs="Times New Roman"/>
          <w:color w:val="000000" w:themeColor="text1"/>
        </w:rPr>
        <w:t>masih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kenalan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sama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B87">
        <w:rPr>
          <w:rFonts w:ascii="Times New Roman" w:hAnsi="Times New Roman" w:cs="Times New Roman"/>
          <w:i/>
          <w:iCs/>
          <w:color w:val="000000" w:themeColor="text1"/>
        </w:rPr>
        <w:t>Budhemu</w:t>
      </w:r>
      <w:proofErr w:type="spellEnd"/>
      <w:r w:rsidR="00257D3D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257D3D">
        <w:rPr>
          <w:rFonts w:ascii="Times New Roman" w:hAnsi="Times New Roman" w:cs="Times New Roman"/>
          <w:color w:val="000000" w:themeColor="text1"/>
        </w:rPr>
        <w:t>Siapa</w:t>
      </w:r>
      <w:proofErr w:type="spellEnd"/>
      <w:r w:rsidR="00257D3D">
        <w:rPr>
          <w:rFonts w:ascii="Times New Roman" w:hAnsi="Times New Roman" w:cs="Times New Roman"/>
          <w:color w:val="000000" w:themeColor="text1"/>
        </w:rPr>
        <w:t xml:space="preserve"> Ning </w:t>
      </w:r>
      <w:proofErr w:type="spellStart"/>
      <w:r w:rsidR="00257D3D">
        <w:rPr>
          <w:rFonts w:ascii="Times New Roman" w:hAnsi="Times New Roman" w:cs="Times New Roman"/>
          <w:color w:val="000000" w:themeColor="text1"/>
        </w:rPr>
        <w:t>namanya</w:t>
      </w:r>
      <w:proofErr w:type="spellEnd"/>
      <w:r w:rsidR="00257D3D">
        <w:rPr>
          <w:rFonts w:ascii="Times New Roman" w:hAnsi="Times New Roman" w:cs="Times New Roman"/>
          <w:color w:val="000000" w:themeColor="text1"/>
        </w:rPr>
        <w:t xml:space="preserve">?” </w:t>
      </w:r>
      <w:proofErr w:type="spellStart"/>
      <w:r w:rsidR="00257D3D">
        <w:rPr>
          <w:rFonts w:ascii="Times New Roman" w:hAnsi="Times New Roman" w:cs="Times New Roman"/>
          <w:color w:val="000000" w:themeColor="text1"/>
        </w:rPr>
        <w:t>tanya</w:t>
      </w:r>
      <w:proofErr w:type="spellEnd"/>
      <w:r w:rsidR="00257D3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57D3D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257D3D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="00257D3D" w:rsidRPr="00EE7B87">
        <w:rPr>
          <w:rFonts w:ascii="Times New Roman" w:hAnsi="Times New Roman" w:cs="Times New Roman"/>
          <w:i/>
          <w:iCs/>
          <w:color w:val="000000" w:themeColor="text1"/>
        </w:rPr>
        <w:t>Budhe</w:t>
      </w:r>
      <w:proofErr w:type="spellEnd"/>
      <w:r w:rsidR="00257D3D">
        <w:rPr>
          <w:rFonts w:ascii="Times New Roman" w:hAnsi="Times New Roman" w:cs="Times New Roman"/>
          <w:color w:val="000000" w:themeColor="text1"/>
        </w:rPr>
        <w:t>.</w:t>
      </w:r>
      <w:r w:rsidR="00527CE5">
        <w:rPr>
          <w:rFonts w:ascii="Times New Roman" w:hAnsi="Times New Roman" w:cs="Times New Roman"/>
          <w:color w:val="000000" w:themeColor="text1"/>
        </w:rPr>
        <w:t xml:space="preserve"> “Bayu, </w:t>
      </w:r>
      <w:proofErr w:type="spellStart"/>
      <w:r w:rsidR="00527CE5" w:rsidRPr="00EE7B87">
        <w:rPr>
          <w:rFonts w:ascii="Times New Roman" w:hAnsi="Times New Roman" w:cs="Times New Roman"/>
          <w:i/>
          <w:iCs/>
          <w:color w:val="000000" w:themeColor="text1"/>
        </w:rPr>
        <w:t>Mbok</w:t>
      </w:r>
      <w:proofErr w:type="spellEnd"/>
      <w:r w:rsidR="00527CE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527CE5">
        <w:rPr>
          <w:rFonts w:ascii="Times New Roman" w:hAnsi="Times New Roman" w:cs="Times New Roman"/>
          <w:color w:val="000000" w:themeColor="text1"/>
        </w:rPr>
        <w:t>Anaknya</w:t>
      </w:r>
      <w:proofErr w:type="spellEnd"/>
      <w:r w:rsidR="00527CE5">
        <w:rPr>
          <w:rFonts w:ascii="Times New Roman" w:hAnsi="Times New Roman" w:cs="Times New Roman"/>
          <w:color w:val="000000" w:themeColor="text1"/>
        </w:rPr>
        <w:t xml:space="preserve"> Pak </w:t>
      </w:r>
      <w:proofErr w:type="spellStart"/>
      <w:r w:rsidR="00764820">
        <w:rPr>
          <w:rFonts w:ascii="Times New Roman" w:hAnsi="Times New Roman" w:cs="Times New Roman"/>
          <w:color w:val="000000" w:themeColor="text1"/>
        </w:rPr>
        <w:t>Wandi</w:t>
      </w:r>
      <w:proofErr w:type="spellEnd"/>
      <w:r w:rsidR="00527C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27CE5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="00527CE5">
        <w:rPr>
          <w:rFonts w:ascii="Times New Roman" w:hAnsi="Times New Roman" w:cs="Times New Roman"/>
          <w:color w:val="000000" w:themeColor="text1"/>
        </w:rPr>
        <w:t xml:space="preserve"> Bu </w:t>
      </w:r>
      <w:r w:rsidR="00733D5C">
        <w:rPr>
          <w:rFonts w:ascii="Times New Roman" w:hAnsi="Times New Roman" w:cs="Times New Roman"/>
          <w:color w:val="000000" w:themeColor="text1"/>
        </w:rPr>
        <w:t xml:space="preserve">Mona. Yang guru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itu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loh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Mbok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.”  Jelas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Budhe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.  “Nah,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gimana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Ndhuk? Bisa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dat</w:t>
      </w:r>
      <w:r w:rsidR="00EE7B87">
        <w:rPr>
          <w:rFonts w:ascii="Times New Roman" w:hAnsi="Times New Roman" w:cs="Times New Roman"/>
          <w:color w:val="000000" w:themeColor="text1"/>
        </w:rPr>
        <w:t>a</w:t>
      </w:r>
      <w:r w:rsidR="00973B4F">
        <w:rPr>
          <w:rFonts w:ascii="Times New Roman" w:hAnsi="Times New Roman" w:cs="Times New Roman"/>
          <w:color w:val="000000" w:themeColor="text1"/>
        </w:rPr>
        <w:t>ng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beneran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? Balik </w:t>
      </w:r>
      <w:proofErr w:type="spellStart"/>
      <w:r w:rsidR="00973B4F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973B4F">
        <w:rPr>
          <w:rFonts w:ascii="Times New Roman" w:hAnsi="Times New Roman" w:cs="Times New Roman"/>
          <w:color w:val="000000" w:themeColor="text1"/>
        </w:rPr>
        <w:t xml:space="preserve"> </w:t>
      </w:r>
      <w:r w:rsidR="00E657F1">
        <w:rPr>
          <w:rFonts w:ascii="Times New Roman" w:hAnsi="Times New Roman" w:cs="Times New Roman"/>
          <w:color w:val="000000" w:themeColor="text1"/>
        </w:rPr>
        <w:t xml:space="preserve">Jogja?” Suara </w:t>
      </w:r>
      <w:proofErr w:type="spellStart"/>
      <w:r w:rsidR="00E657F1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E657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657F1">
        <w:rPr>
          <w:rFonts w:ascii="Times New Roman" w:hAnsi="Times New Roman" w:cs="Times New Roman"/>
          <w:color w:val="000000" w:themeColor="text1"/>
        </w:rPr>
        <w:t>agak</w:t>
      </w:r>
      <w:proofErr w:type="spellEnd"/>
      <w:r w:rsidR="00E657F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7F46">
        <w:rPr>
          <w:rFonts w:ascii="Times New Roman" w:hAnsi="Times New Roman" w:cs="Times New Roman"/>
          <w:color w:val="000000" w:themeColor="text1"/>
        </w:rPr>
        <w:t>terdengar</w:t>
      </w:r>
      <w:proofErr w:type="spellEnd"/>
      <w:r w:rsidR="002C7F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7F46">
        <w:rPr>
          <w:rFonts w:ascii="Times New Roman" w:hAnsi="Times New Roman" w:cs="Times New Roman"/>
          <w:color w:val="000000" w:themeColor="text1"/>
        </w:rPr>
        <w:t>sendu</w:t>
      </w:r>
      <w:proofErr w:type="spellEnd"/>
      <w:r w:rsidR="002C7F4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7F46">
        <w:rPr>
          <w:rFonts w:ascii="Times New Roman" w:hAnsi="Times New Roman" w:cs="Times New Roman"/>
          <w:color w:val="000000" w:themeColor="text1"/>
        </w:rPr>
        <w:t>agaknya</w:t>
      </w:r>
      <w:proofErr w:type="spellEnd"/>
      <w:r w:rsidR="002C7F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7F46">
        <w:rPr>
          <w:rFonts w:ascii="Times New Roman" w:hAnsi="Times New Roman" w:cs="Times New Roman"/>
          <w:color w:val="000000" w:themeColor="text1"/>
        </w:rPr>
        <w:t>ia</w:t>
      </w:r>
      <w:proofErr w:type="spellEnd"/>
      <w:r w:rsidR="002C7F4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C7F46">
        <w:rPr>
          <w:rFonts w:ascii="Times New Roman" w:hAnsi="Times New Roman" w:cs="Times New Roman"/>
          <w:color w:val="000000" w:themeColor="text1"/>
        </w:rPr>
        <w:t>merindukanku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setelah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hamper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setahun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aku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berpisah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920229">
        <w:rPr>
          <w:rFonts w:ascii="Times New Roman" w:hAnsi="Times New Roman" w:cs="Times New Roman"/>
          <w:color w:val="000000" w:themeColor="text1"/>
        </w:rPr>
        <w:t>Selagi</w:t>
      </w:r>
      <w:proofErr w:type="spellEnd"/>
      <w:r w:rsidR="0092022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63FF9">
        <w:rPr>
          <w:rFonts w:ascii="Times New Roman" w:hAnsi="Times New Roman" w:cs="Times New Roman"/>
          <w:color w:val="000000" w:themeColor="text1"/>
        </w:rPr>
        <w:t>membesarkan</w:t>
      </w:r>
      <w:proofErr w:type="spellEnd"/>
      <w:r w:rsidR="00363FF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6865">
        <w:rPr>
          <w:rFonts w:ascii="Times New Roman" w:hAnsi="Times New Roman" w:cs="Times New Roman"/>
          <w:color w:val="000000" w:themeColor="text1"/>
        </w:rPr>
        <w:t>namaku</w:t>
      </w:r>
      <w:proofErr w:type="spellEnd"/>
      <w:r w:rsidR="00096865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="00096865">
        <w:rPr>
          <w:rFonts w:ascii="Times New Roman" w:hAnsi="Times New Roman" w:cs="Times New Roman"/>
          <w:color w:val="000000" w:themeColor="text1"/>
        </w:rPr>
        <w:t>bidang</w:t>
      </w:r>
      <w:proofErr w:type="spellEnd"/>
      <w:r w:rsidR="00096865">
        <w:rPr>
          <w:rFonts w:ascii="Times New Roman" w:hAnsi="Times New Roman" w:cs="Times New Roman"/>
          <w:color w:val="000000" w:themeColor="text1"/>
        </w:rPr>
        <w:t xml:space="preserve"> mode </w:t>
      </w:r>
      <w:proofErr w:type="spellStart"/>
      <w:r w:rsidR="00096865">
        <w:rPr>
          <w:rFonts w:ascii="Times New Roman" w:hAnsi="Times New Roman" w:cs="Times New Roman"/>
          <w:color w:val="000000" w:themeColor="text1"/>
        </w:rPr>
        <w:t>pakaian</w:t>
      </w:r>
      <w:proofErr w:type="spellEnd"/>
      <w:r w:rsidR="00096865">
        <w:rPr>
          <w:rFonts w:ascii="Times New Roman" w:hAnsi="Times New Roman" w:cs="Times New Roman"/>
          <w:color w:val="000000" w:themeColor="text1"/>
        </w:rPr>
        <w:t xml:space="preserve">. </w:t>
      </w:r>
    </w:p>
    <w:p w14:paraId="7B5C0674" w14:textId="77777777" w:rsidR="001120B9" w:rsidRDefault="00096865" w:rsidP="001120B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“Bi</w:t>
      </w:r>
      <w:r w:rsidR="00406380">
        <w:rPr>
          <w:rFonts w:ascii="Times New Roman" w:hAnsi="Times New Roman" w:cs="Times New Roman"/>
          <w:color w:val="000000" w:themeColor="text1"/>
        </w:rPr>
        <w:t xml:space="preserve">sa, </w:t>
      </w:r>
      <w:proofErr w:type="spellStart"/>
      <w:r w:rsidR="00406380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406380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406380">
        <w:rPr>
          <w:rFonts w:ascii="Times New Roman" w:hAnsi="Times New Roman" w:cs="Times New Roman"/>
          <w:color w:val="000000" w:themeColor="text1"/>
        </w:rPr>
        <w:t>tapi</w:t>
      </w:r>
      <w:proofErr w:type="spellEnd"/>
      <w:r w:rsidR="00406380">
        <w:rPr>
          <w:rFonts w:ascii="Times New Roman" w:hAnsi="Times New Roman" w:cs="Times New Roman"/>
          <w:color w:val="000000" w:themeColor="text1"/>
        </w:rPr>
        <w:t xml:space="preserve"> Ajeng </w:t>
      </w:r>
      <w:proofErr w:type="spellStart"/>
      <w:r w:rsidR="003E56BF">
        <w:rPr>
          <w:rFonts w:ascii="Times New Roman" w:hAnsi="Times New Roman" w:cs="Times New Roman"/>
          <w:i/>
          <w:iCs/>
          <w:color w:val="000000" w:themeColor="text1"/>
        </w:rPr>
        <w:t>sambi</w:t>
      </w:r>
      <w:proofErr w:type="spellEnd"/>
      <w:r w:rsidR="003E56B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menggerjakan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jadi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 Ajeng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cuma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bantu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dikit-dikit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892CFC">
        <w:rPr>
          <w:rFonts w:ascii="Times New Roman" w:hAnsi="Times New Roman" w:cs="Times New Roman"/>
          <w:color w:val="000000" w:themeColor="text1"/>
        </w:rPr>
        <w:t>ringisku</w:t>
      </w:r>
      <w:proofErr w:type="spellEnd"/>
      <w:r w:rsidR="00892CFC">
        <w:rPr>
          <w:rFonts w:ascii="Times New Roman" w:hAnsi="Times New Roman" w:cs="Times New Roman"/>
          <w:color w:val="000000" w:themeColor="text1"/>
        </w:rPr>
        <w:t xml:space="preserve">. </w:t>
      </w:r>
      <w:r w:rsidR="00A668A5">
        <w:rPr>
          <w:rFonts w:ascii="Times New Roman" w:hAnsi="Times New Roman" w:cs="Times New Roman"/>
          <w:color w:val="000000" w:themeColor="text1"/>
        </w:rPr>
        <w:t>“</w:t>
      </w:r>
      <w:proofErr w:type="spellStart"/>
      <w:r w:rsidR="00A668A5">
        <w:rPr>
          <w:rFonts w:ascii="Times New Roman" w:hAnsi="Times New Roman" w:cs="Times New Roman"/>
          <w:color w:val="000000" w:themeColor="text1"/>
        </w:rPr>
        <w:t>Nggak</w:t>
      </w:r>
      <w:proofErr w:type="spellEnd"/>
      <w:r w:rsidR="00A668A5">
        <w:rPr>
          <w:rFonts w:ascii="Times New Roman" w:hAnsi="Times New Roman" w:cs="Times New Roman"/>
          <w:color w:val="000000" w:themeColor="text1"/>
        </w:rPr>
        <w:t xml:space="preserve"> papa </w:t>
      </w:r>
      <w:proofErr w:type="spellStart"/>
      <w:r w:rsidR="00A668A5" w:rsidRPr="00096BE7">
        <w:rPr>
          <w:rFonts w:ascii="Times New Roman" w:hAnsi="Times New Roman" w:cs="Times New Roman"/>
          <w:i/>
          <w:iCs/>
          <w:color w:val="000000" w:themeColor="text1"/>
        </w:rPr>
        <w:t>Ndhuk</w:t>
      </w:r>
      <w:proofErr w:type="spellEnd"/>
      <w:r w:rsidR="00096BE7">
        <w:rPr>
          <w:rFonts w:ascii="Times New Roman" w:hAnsi="Times New Roman" w:cs="Times New Roman"/>
          <w:color w:val="000000" w:themeColor="text1"/>
        </w:rPr>
        <w:t xml:space="preserve">, yang </w:t>
      </w:r>
      <w:proofErr w:type="spellStart"/>
      <w:r w:rsidR="00096BE7">
        <w:rPr>
          <w:rFonts w:ascii="Times New Roman" w:hAnsi="Times New Roman" w:cs="Times New Roman"/>
          <w:color w:val="000000" w:themeColor="text1"/>
        </w:rPr>
        <w:t>penting</w:t>
      </w:r>
      <w:proofErr w:type="spellEnd"/>
      <w:r w:rsidR="00096B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6BE7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="00096B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6BE7">
        <w:rPr>
          <w:rFonts w:ascii="Times New Roman" w:hAnsi="Times New Roman" w:cs="Times New Roman"/>
          <w:color w:val="000000" w:themeColor="text1"/>
        </w:rPr>
        <w:t>bisa</w:t>
      </w:r>
      <w:proofErr w:type="spellEnd"/>
      <w:r w:rsidR="00096B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6BE7">
        <w:rPr>
          <w:rFonts w:ascii="Times New Roman" w:hAnsi="Times New Roman" w:cs="Times New Roman"/>
          <w:color w:val="000000" w:themeColor="text1"/>
        </w:rPr>
        <w:t>datang</w:t>
      </w:r>
      <w:proofErr w:type="spellEnd"/>
      <w:r w:rsidR="00096BE7">
        <w:rPr>
          <w:rFonts w:ascii="Times New Roman" w:hAnsi="Times New Roman" w:cs="Times New Roman"/>
          <w:color w:val="000000" w:themeColor="text1"/>
        </w:rPr>
        <w:t>.”</w:t>
      </w:r>
      <w:r w:rsidR="00132BF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32BFB">
        <w:rPr>
          <w:rFonts w:ascii="Times New Roman" w:hAnsi="Times New Roman" w:cs="Times New Roman"/>
          <w:color w:val="000000" w:themeColor="text1"/>
        </w:rPr>
        <w:t>Pungkas</w:t>
      </w:r>
      <w:proofErr w:type="spellEnd"/>
      <w:r w:rsidR="00132BF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32BFB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132BFB">
        <w:rPr>
          <w:rFonts w:ascii="Times New Roman" w:hAnsi="Times New Roman" w:cs="Times New Roman"/>
          <w:color w:val="000000" w:themeColor="text1"/>
        </w:rPr>
        <w:t xml:space="preserve"> Putri. </w:t>
      </w:r>
      <w:r w:rsidR="003A5A8A">
        <w:rPr>
          <w:rFonts w:ascii="Times New Roman" w:hAnsi="Times New Roman" w:cs="Times New Roman"/>
          <w:color w:val="000000" w:themeColor="text1"/>
        </w:rPr>
        <w:t xml:space="preserve">“Jeng, </w:t>
      </w:r>
      <w:proofErr w:type="spellStart"/>
      <w:r w:rsidR="00886D0D">
        <w:rPr>
          <w:rFonts w:ascii="Times New Roman" w:hAnsi="Times New Roman" w:cs="Times New Roman"/>
          <w:i/>
          <w:iCs/>
          <w:color w:val="000000" w:themeColor="text1"/>
        </w:rPr>
        <w:t>frappuccino</w:t>
      </w:r>
      <w:proofErr w:type="spellEnd"/>
      <w:r w:rsidR="00886D0D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886D0D">
        <w:rPr>
          <w:rFonts w:ascii="Times New Roman" w:hAnsi="Times New Roman" w:cs="Times New Roman"/>
          <w:color w:val="000000" w:themeColor="text1"/>
        </w:rPr>
        <w:t xml:space="preserve">lo </w:t>
      </w:r>
      <w:proofErr w:type="spellStart"/>
      <w:r w:rsidR="00886D0D">
        <w:rPr>
          <w:rFonts w:ascii="Times New Roman" w:hAnsi="Times New Roman" w:cs="Times New Roman"/>
          <w:color w:val="000000" w:themeColor="text1"/>
        </w:rPr>
        <w:t>nih</w:t>
      </w:r>
      <w:proofErr w:type="spellEnd"/>
      <w:r w:rsidR="00886D0D">
        <w:rPr>
          <w:rFonts w:ascii="Times New Roman" w:hAnsi="Times New Roman" w:cs="Times New Roman"/>
          <w:color w:val="000000" w:themeColor="text1"/>
        </w:rPr>
        <w:t>!” Sodor Novi. “</w:t>
      </w:r>
      <w:r w:rsidR="00A02327">
        <w:rPr>
          <w:rFonts w:ascii="Times New Roman" w:hAnsi="Times New Roman" w:cs="Times New Roman"/>
          <w:color w:val="000000" w:themeColor="text1"/>
        </w:rPr>
        <w:t xml:space="preserve">Mau </w:t>
      </w:r>
      <w:proofErr w:type="spellStart"/>
      <w:r w:rsidR="00A02327">
        <w:rPr>
          <w:rFonts w:ascii="Times New Roman" w:hAnsi="Times New Roman" w:cs="Times New Roman"/>
          <w:color w:val="000000" w:themeColor="text1"/>
        </w:rPr>
        <w:t>ngomong</w:t>
      </w:r>
      <w:proofErr w:type="spellEnd"/>
      <w:r w:rsidR="00A023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2327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="00A0232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A02327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A02327">
        <w:rPr>
          <w:rFonts w:ascii="Times New Roman" w:hAnsi="Times New Roman" w:cs="Times New Roman"/>
          <w:color w:val="000000" w:themeColor="text1"/>
        </w:rPr>
        <w:t xml:space="preserve">?” </w:t>
      </w:r>
      <w:r w:rsidR="00724352">
        <w:rPr>
          <w:rFonts w:ascii="Times New Roman" w:hAnsi="Times New Roman" w:cs="Times New Roman"/>
          <w:color w:val="000000" w:themeColor="text1"/>
        </w:rPr>
        <w:t xml:space="preserve">Aku </w:t>
      </w:r>
      <w:proofErr w:type="spellStart"/>
      <w:r w:rsidR="00724352">
        <w:rPr>
          <w:rFonts w:ascii="Times New Roman" w:hAnsi="Times New Roman" w:cs="Times New Roman"/>
          <w:color w:val="000000" w:themeColor="text1"/>
        </w:rPr>
        <w:t>menyodorkan</w:t>
      </w:r>
      <w:proofErr w:type="spellEnd"/>
      <w:r w:rsidR="007243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24352">
        <w:rPr>
          <w:rFonts w:ascii="Times New Roman" w:hAnsi="Times New Roman" w:cs="Times New Roman"/>
          <w:color w:val="000000" w:themeColor="text1"/>
        </w:rPr>
        <w:t>teleponku</w:t>
      </w:r>
      <w:proofErr w:type="spellEnd"/>
      <w:r w:rsidR="00724352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24352">
        <w:rPr>
          <w:rFonts w:ascii="Times New Roman" w:hAnsi="Times New Roman" w:cs="Times New Roman"/>
          <w:color w:val="000000" w:themeColor="text1"/>
        </w:rPr>
        <w:t>masih</w:t>
      </w:r>
      <w:proofErr w:type="spellEnd"/>
      <w:r w:rsidR="007243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24352">
        <w:rPr>
          <w:rFonts w:ascii="Times New Roman" w:hAnsi="Times New Roman" w:cs="Times New Roman"/>
          <w:color w:val="000000" w:themeColor="text1"/>
        </w:rPr>
        <w:t>tersambung</w:t>
      </w:r>
      <w:proofErr w:type="spellEnd"/>
      <w:r w:rsidR="0072435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panggilan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 xml:space="preserve">. “Halo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gimana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7CFC">
        <w:rPr>
          <w:rFonts w:ascii="Times New Roman" w:hAnsi="Times New Roman" w:cs="Times New Roman"/>
          <w:color w:val="000000" w:themeColor="text1"/>
        </w:rPr>
        <w:t>kabarnya</w:t>
      </w:r>
      <w:proofErr w:type="spellEnd"/>
      <w:r w:rsidR="001C7CFC">
        <w:rPr>
          <w:rFonts w:ascii="Times New Roman" w:hAnsi="Times New Roman" w:cs="Times New Roman"/>
          <w:color w:val="000000" w:themeColor="text1"/>
        </w:rPr>
        <w:t>?”</w:t>
      </w:r>
      <w:r w:rsidR="00CA232C">
        <w:rPr>
          <w:rFonts w:ascii="Times New Roman" w:hAnsi="Times New Roman" w:cs="Times New Roman"/>
          <w:color w:val="000000" w:themeColor="text1"/>
        </w:rPr>
        <w:t xml:space="preserve"> </w:t>
      </w:r>
      <w:r w:rsidR="00954241">
        <w:rPr>
          <w:rFonts w:ascii="Times New Roman" w:hAnsi="Times New Roman" w:cs="Times New Roman"/>
          <w:color w:val="000000" w:themeColor="text1"/>
        </w:rPr>
        <w:t xml:space="preserve">Tanya Novi </w:t>
      </w:r>
      <w:proofErr w:type="spellStart"/>
      <w:r w:rsidR="00954241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9542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54241">
        <w:rPr>
          <w:rFonts w:ascii="Times New Roman" w:hAnsi="Times New Roman" w:cs="Times New Roman"/>
          <w:color w:val="000000" w:themeColor="text1"/>
        </w:rPr>
        <w:t>penuh</w:t>
      </w:r>
      <w:proofErr w:type="spellEnd"/>
      <w:r w:rsidR="009542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54241">
        <w:rPr>
          <w:rFonts w:ascii="Times New Roman" w:hAnsi="Times New Roman" w:cs="Times New Roman"/>
          <w:color w:val="000000" w:themeColor="text1"/>
        </w:rPr>
        <w:t>antusiasme</w:t>
      </w:r>
      <w:proofErr w:type="spellEnd"/>
      <w:r w:rsidR="00954241">
        <w:rPr>
          <w:rFonts w:ascii="Times New Roman" w:hAnsi="Times New Roman" w:cs="Times New Roman"/>
          <w:color w:val="000000" w:themeColor="text1"/>
        </w:rPr>
        <w:t>. “</w:t>
      </w:r>
      <w:proofErr w:type="spellStart"/>
      <w:r w:rsidR="00954241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95424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54241">
        <w:rPr>
          <w:rFonts w:ascii="Times New Roman" w:hAnsi="Times New Roman" w:cs="Times New Roman"/>
          <w:color w:val="000000" w:themeColor="text1"/>
        </w:rPr>
        <w:t>sehat</w:t>
      </w:r>
      <w:proofErr w:type="spellEnd"/>
      <w:r w:rsidR="00954241">
        <w:rPr>
          <w:rFonts w:ascii="Times New Roman" w:hAnsi="Times New Roman" w:cs="Times New Roman"/>
          <w:color w:val="000000" w:themeColor="text1"/>
        </w:rPr>
        <w:t xml:space="preserve"> Nov</w:t>
      </w:r>
      <w:r w:rsidR="00E1199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kapan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5306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ke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Jogja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lagi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rindu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sama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kamu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.”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Kekeh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1199F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E1199F">
        <w:rPr>
          <w:rFonts w:ascii="Times New Roman" w:hAnsi="Times New Roman" w:cs="Times New Roman"/>
          <w:color w:val="000000" w:themeColor="text1"/>
        </w:rPr>
        <w:t>.</w:t>
      </w:r>
      <w:r w:rsidR="00D168A3">
        <w:rPr>
          <w:rFonts w:ascii="Times New Roman" w:hAnsi="Times New Roman" w:cs="Times New Roman"/>
          <w:color w:val="000000" w:themeColor="text1"/>
        </w:rPr>
        <w:t xml:space="preserve"> “Nanti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nunggu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Mama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balik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dinas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.”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Ungkap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Novi. “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Udah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ya</w:t>
      </w:r>
      <w:proofErr w:type="spellEnd"/>
      <w:r w:rsidR="00D168A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D168A3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>,</w:t>
      </w:r>
      <w:r w:rsidR="00D168A3">
        <w:rPr>
          <w:rFonts w:ascii="Times New Roman" w:hAnsi="Times New Roman" w:cs="Times New Roman"/>
          <w:color w:val="000000" w:themeColor="text1"/>
        </w:rPr>
        <w:t xml:space="preserve"> </w:t>
      </w:r>
      <w:r w:rsidR="00910B35">
        <w:rPr>
          <w:rFonts w:ascii="Times New Roman" w:hAnsi="Times New Roman" w:cs="Times New Roman"/>
          <w:color w:val="000000" w:themeColor="text1"/>
        </w:rPr>
        <w:t xml:space="preserve">Ajeng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tutup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dulu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teleponnya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.”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Kataku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sembari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tanganku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mulai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merogoh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plastic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berwarna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putih</w:t>
      </w:r>
      <w:proofErr w:type="spellEnd"/>
      <w:r w:rsidR="00910B35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="00910B35">
        <w:rPr>
          <w:rFonts w:ascii="Times New Roman" w:hAnsi="Times New Roman" w:cs="Times New Roman"/>
          <w:color w:val="000000" w:themeColor="text1"/>
        </w:rPr>
        <w:t>meng</w:t>
      </w:r>
      <w:r w:rsidR="003F28FC">
        <w:rPr>
          <w:rFonts w:ascii="Times New Roman" w:hAnsi="Times New Roman" w:cs="Times New Roman"/>
          <w:color w:val="000000" w:themeColor="text1"/>
        </w:rPr>
        <w:t>gapai</w:t>
      </w:r>
      <w:proofErr w:type="spellEnd"/>
      <w:r w:rsidR="003F28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F28FC">
        <w:rPr>
          <w:rFonts w:ascii="Times New Roman" w:hAnsi="Times New Roman" w:cs="Times New Roman"/>
          <w:color w:val="000000" w:themeColor="text1"/>
        </w:rPr>
        <w:t>segelas</w:t>
      </w:r>
      <w:proofErr w:type="spellEnd"/>
      <w:r w:rsidR="003F28FC">
        <w:rPr>
          <w:rFonts w:ascii="Times New Roman" w:hAnsi="Times New Roman" w:cs="Times New Roman"/>
          <w:color w:val="000000" w:themeColor="text1"/>
        </w:rPr>
        <w:t xml:space="preserve"> Frappuccino </w:t>
      </w:r>
      <w:proofErr w:type="spellStart"/>
      <w:r w:rsidR="003F28FC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3F28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F28FC">
        <w:rPr>
          <w:rFonts w:ascii="Times New Roman" w:hAnsi="Times New Roman" w:cs="Times New Roman"/>
          <w:color w:val="000000" w:themeColor="text1"/>
        </w:rPr>
        <w:t>ukuran</w:t>
      </w:r>
      <w:proofErr w:type="spellEnd"/>
      <w:r w:rsidR="003F28FC">
        <w:rPr>
          <w:rFonts w:ascii="Times New Roman" w:hAnsi="Times New Roman" w:cs="Times New Roman"/>
          <w:color w:val="000000" w:themeColor="text1"/>
        </w:rPr>
        <w:t xml:space="preserve"> 350 ml</w:t>
      </w:r>
      <w:r w:rsidR="00F94D6C">
        <w:rPr>
          <w:rFonts w:ascii="Times New Roman" w:hAnsi="Times New Roman" w:cs="Times New Roman"/>
          <w:color w:val="000000" w:themeColor="text1"/>
        </w:rPr>
        <w:t xml:space="preserve">. “Iya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hat</w:t>
      </w:r>
      <w:r w:rsidR="001319F5">
        <w:rPr>
          <w:rFonts w:ascii="Times New Roman" w:hAnsi="Times New Roman" w:cs="Times New Roman"/>
          <w:color w:val="000000" w:themeColor="text1"/>
        </w:rPr>
        <w:t>i</w:t>
      </w:r>
      <w:r w:rsidR="00F94D6C">
        <w:rPr>
          <w:rFonts w:ascii="Times New Roman" w:hAnsi="Times New Roman" w:cs="Times New Roman"/>
          <w:color w:val="000000" w:themeColor="text1"/>
        </w:rPr>
        <w:t>-hati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loh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Ndhuk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Besok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kal</w:t>
      </w:r>
      <w:r w:rsidR="001319F5">
        <w:rPr>
          <w:rFonts w:ascii="Times New Roman" w:hAnsi="Times New Roman" w:cs="Times New Roman"/>
          <w:color w:val="000000" w:themeColor="text1"/>
        </w:rPr>
        <w:t>au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mau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berangkat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kabari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”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tutup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Eyang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mematikan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panggilan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F94D6C">
        <w:rPr>
          <w:rFonts w:ascii="Times New Roman" w:hAnsi="Times New Roman" w:cs="Times New Roman"/>
          <w:color w:val="000000" w:themeColor="text1"/>
        </w:rPr>
        <w:t>suara</w:t>
      </w:r>
      <w:proofErr w:type="spellEnd"/>
      <w:r w:rsidR="00F94D6C">
        <w:rPr>
          <w:rFonts w:ascii="Times New Roman" w:hAnsi="Times New Roman" w:cs="Times New Roman"/>
          <w:color w:val="000000" w:themeColor="text1"/>
        </w:rPr>
        <w:t>.</w:t>
      </w:r>
    </w:p>
    <w:p w14:paraId="03B2490D" w14:textId="32D047B7" w:rsidR="006F21E6" w:rsidRPr="001120B9" w:rsidRDefault="00FF41AD" w:rsidP="00A056D3">
      <w:pPr>
        <w:pStyle w:val="Subtitle"/>
        <w:rPr>
          <w:color w:val="000000" w:themeColor="text1"/>
        </w:rPr>
      </w:pPr>
      <w:r>
        <w:lastRenderedPageBreak/>
        <w:t>Bab 1</w:t>
      </w:r>
    </w:p>
    <w:p w14:paraId="3B6B057D" w14:textId="5DF4E95A" w:rsidR="00FF41AD" w:rsidRDefault="00382F96" w:rsidP="00FF4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Surabaya, </w:t>
      </w:r>
      <w:r w:rsidR="00A01857">
        <w:rPr>
          <w:rFonts w:ascii="Times New Roman" w:hAnsi="Times New Roman" w:cs="Times New Roman"/>
        </w:rPr>
        <w:t>Juli, 2024</w:t>
      </w:r>
    </w:p>
    <w:p w14:paraId="4836CEE8" w14:textId="0827D34C" w:rsidR="00A01857" w:rsidRDefault="0068302B" w:rsidP="00FF41A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Kulangkahkan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kakiku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gerbong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kereta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Dinginnya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malam</w:t>
      </w:r>
      <w:proofErr w:type="spellEnd"/>
      <w:r w:rsidR="002821B0"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C465E">
        <w:rPr>
          <w:rFonts w:ascii="Times New Roman" w:hAnsi="Times New Roman" w:cs="Times New Roman"/>
        </w:rPr>
        <w:t>membuatku</w:t>
      </w:r>
      <w:proofErr w:type="spellEnd"/>
      <w:r w:rsidR="00BC465E">
        <w:rPr>
          <w:rFonts w:ascii="Times New Roman" w:hAnsi="Times New Roman" w:cs="Times New Roman"/>
        </w:rPr>
        <w:t xml:space="preserve"> </w:t>
      </w:r>
      <w:proofErr w:type="spellStart"/>
      <w:r w:rsidR="00BC465E">
        <w:rPr>
          <w:rFonts w:ascii="Times New Roman" w:hAnsi="Times New Roman" w:cs="Times New Roman"/>
        </w:rPr>
        <w:t>merinding</w:t>
      </w:r>
      <w:proofErr w:type="spellEnd"/>
      <w:r w:rsidR="00BC465E">
        <w:rPr>
          <w:rFonts w:ascii="Times New Roman" w:hAnsi="Times New Roman" w:cs="Times New Roman"/>
        </w:rPr>
        <w:t xml:space="preserve"> </w:t>
      </w:r>
      <w:proofErr w:type="spellStart"/>
      <w:r w:rsidR="00BC465E">
        <w:rPr>
          <w:rFonts w:ascii="Times New Roman" w:hAnsi="Times New Roman" w:cs="Times New Roman"/>
        </w:rPr>
        <w:t>sembari</w:t>
      </w:r>
      <w:proofErr w:type="spellEnd"/>
      <w:r w:rsidR="00BC465E">
        <w:rPr>
          <w:rFonts w:ascii="Times New Roman" w:hAnsi="Times New Roman" w:cs="Times New Roman"/>
        </w:rPr>
        <w:t xml:space="preserve"> </w:t>
      </w:r>
      <w:proofErr w:type="spellStart"/>
      <w:r w:rsidR="00BC465E">
        <w:rPr>
          <w:rFonts w:ascii="Times New Roman" w:hAnsi="Times New Roman" w:cs="Times New Roman"/>
        </w:rPr>
        <w:t>mengeratkan</w:t>
      </w:r>
      <w:proofErr w:type="spellEnd"/>
      <w:r w:rsidR="007D4DA9">
        <w:rPr>
          <w:rFonts w:ascii="Times New Roman" w:hAnsi="Times New Roman" w:cs="Times New Roman"/>
        </w:rPr>
        <w:t xml:space="preserve"> </w:t>
      </w:r>
      <w:proofErr w:type="spellStart"/>
      <w:r w:rsidR="007D4DA9">
        <w:rPr>
          <w:rFonts w:ascii="Times New Roman" w:hAnsi="Times New Roman" w:cs="Times New Roman"/>
        </w:rPr>
        <w:t>jaket</w:t>
      </w:r>
      <w:r w:rsidR="002821B0">
        <w:rPr>
          <w:rFonts w:ascii="Times New Roman" w:hAnsi="Times New Roman" w:cs="Times New Roman"/>
        </w:rPr>
        <w:t>ku</w:t>
      </w:r>
      <w:proofErr w:type="spellEnd"/>
      <w:r w:rsidR="002821B0">
        <w:rPr>
          <w:rFonts w:ascii="Times New Roman" w:hAnsi="Times New Roman" w:cs="Times New Roman"/>
        </w:rPr>
        <w:t xml:space="preserve">. </w:t>
      </w:r>
      <w:proofErr w:type="spellStart"/>
      <w:r w:rsidR="002821B0">
        <w:rPr>
          <w:rFonts w:ascii="Times New Roman" w:hAnsi="Times New Roman" w:cs="Times New Roman"/>
        </w:rPr>
        <w:t>Terlihat</w:t>
      </w:r>
      <w:proofErr w:type="spellEnd"/>
      <w:r w:rsidR="002821B0">
        <w:rPr>
          <w:rFonts w:ascii="Times New Roman" w:hAnsi="Times New Roman" w:cs="Times New Roman"/>
        </w:rPr>
        <w:t xml:space="preserve"> </w:t>
      </w:r>
      <w:proofErr w:type="spellStart"/>
      <w:r w:rsidR="002821B0">
        <w:rPr>
          <w:rFonts w:ascii="Times New Roman" w:hAnsi="Times New Roman" w:cs="Times New Roman"/>
        </w:rPr>
        <w:t>dari</w:t>
      </w:r>
      <w:proofErr w:type="spellEnd"/>
      <w:r w:rsidR="002821B0">
        <w:rPr>
          <w:rFonts w:ascii="Times New Roman" w:hAnsi="Times New Roman" w:cs="Times New Roman"/>
        </w:rPr>
        <w:t xml:space="preserve"> </w:t>
      </w:r>
      <w:proofErr w:type="spellStart"/>
      <w:r w:rsidR="002821B0">
        <w:rPr>
          <w:rFonts w:ascii="Times New Roman" w:hAnsi="Times New Roman" w:cs="Times New Roman"/>
        </w:rPr>
        <w:t>kejauhan</w:t>
      </w:r>
      <w:proofErr w:type="spellEnd"/>
      <w:r w:rsidR="002821B0">
        <w:rPr>
          <w:rFonts w:ascii="Times New Roman" w:hAnsi="Times New Roman" w:cs="Times New Roman"/>
        </w:rPr>
        <w:t xml:space="preserve"> </w:t>
      </w:r>
      <w:proofErr w:type="spellStart"/>
      <w:r w:rsidR="002821B0">
        <w:rPr>
          <w:rFonts w:ascii="Times New Roman" w:hAnsi="Times New Roman" w:cs="Times New Roman"/>
        </w:rPr>
        <w:t>Eyang</w:t>
      </w:r>
      <w:proofErr w:type="spellEnd"/>
      <w:r w:rsidR="002821B0">
        <w:rPr>
          <w:rFonts w:ascii="Times New Roman" w:hAnsi="Times New Roman" w:cs="Times New Roman"/>
        </w:rPr>
        <w:t xml:space="preserve"> </w:t>
      </w:r>
      <w:proofErr w:type="spellStart"/>
      <w:r w:rsidR="00490F38">
        <w:rPr>
          <w:rFonts w:ascii="Times New Roman" w:hAnsi="Times New Roman" w:cs="Times New Roman"/>
        </w:rPr>
        <w:t>baru</w:t>
      </w:r>
      <w:proofErr w:type="spellEnd"/>
      <w:r w:rsidR="00490F38">
        <w:rPr>
          <w:rFonts w:ascii="Times New Roman" w:hAnsi="Times New Roman" w:cs="Times New Roman"/>
        </w:rPr>
        <w:t xml:space="preserve"> </w:t>
      </w:r>
      <w:proofErr w:type="spellStart"/>
      <w:r w:rsidR="00490F38">
        <w:rPr>
          <w:rFonts w:ascii="Times New Roman" w:hAnsi="Times New Roman" w:cs="Times New Roman"/>
        </w:rPr>
        <w:t>saja</w:t>
      </w:r>
      <w:proofErr w:type="spellEnd"/>
      <w:r w:rsidR="00490F38">
        <w:rPr>
          <w:rFonts w:ascii="Times New Roman" w:hAnsi="Times New Roman" w:cs="Times New Roman"/>
        </w:rPr>
        <w:t xml:space="preserve"> </w:t>
      </w:r>
      <w:proofErr w:type="spellStart"/>
      <w:r w:rsidR="00490F38">
        <w:rPr>
          <w:rFonts w:ascii="Times New Roman" w:hAnsi="Times New Roman" w:cs="Times New Roman"/>
        </w:rPr>
        <w:t>datang</w:t>
      </w:r>
      <w:proofErr w:type="spellEnd"/>
      <w:r w:rsidR="00490F38">
        <w:rPr>
          <w:rFonts w:ascii="Times New Roman" w:hAnsi="Times New Roman" w:cs="Times New Roman"/>
        </w:rPr>
        <w:t xml:space="preserve"> Bersama </w:t>
      </w:r>
      <w:proofErr w:type="spellStart"/>
      <w:r w:rsidR="00490F38">
        <w:rPr>
          <w:rFonts w:ascii="Times New Roman" w:hAnsi="Times New Roman" w:cs="Times New Roman"/>
        </w:rPr>
        <w:t>Mbak</w:t>
      </w:r>
      <w:proofErr w:type="spellEnd"/>
      <w:r w:rsidR="00490F38">
        <w:rPr>
          <w:rFonts w:ascii="Times New Roman" w:hAnsi="Times New Roman" w:cs="Times New Roman"/>
        </w:rPr>
        <w:t xml:space="preserve"> Ana</w:t>
      </w:r>
      <w:r w:rsidR="00E34178">
        <w:rPr>
          <w:rFonts w:ascii="Times New Roman" w:hAnsi="Times New Roman" w:cs="Times New Roman"/>
        </w:rPr>
        <w:t xml:space="preserve">, dan </w:t>
      </w:r>
      <w:proofErr w:type="spellStart"/>
      <w:r w:rsidR="00E34178" w:rsidRPr="00E34178">
        <w:rPr>
          <w:rFonts w:ascii="Times New Roman" w:hAnsi="Times New Roman" w:cs="Times New Roman"/>
          <w:i/>
          <w:iCs/>
        </w:rPr>
        <w:t>Budhe</w:t>
      </w:r>
      <w:proofErr w:type="spellEnd"/>
      <w:r w:rsidR="00E34178" w:rsidRPr="00E34178">
        <w:rPr>
          <w:rFonts w:ascii="Times New Roman" w:hAnsi="Times New Roman" w:cs="Times New Roman"/>
          <w:i/>
          <w:iCs/>
        </w:rPr>
        <w:t xml:space="preserve"> </w:t>
      </w:r>
      <w:r w:rsidR="00E34178">
        <w:rPr>
          <w:rFonts w:ascii="Times New Roman" w:hAnsi="Times New Roman" w:cs="Times New Roman"/>
        </w:rPr>
        <w:t xml:space="preserve">Ningsih. Aku </w:t>
      </w:r>
      <w:proofErr w:type="spellStart"/>
      <w:r w:rsidR="00E34178">
        <w:rPr>
          <w:rFonts w:ascii="Times New Roman" w:hAnsi="Times New Roman" w:cs="Times New Roman"/>
        </w:rPr>
        <w:t>segera</w:t>
      </w:r>
      <w:proofErr w:type="spellEnd"/>
      <w:r w:rsidR="00E34178">
        <w:rPr>
          <w:rFonts w:ascii="Times New Roman" w:hAnsi="Times New Roman" w:cs="Times New Roman"/>
        </w:rPr>
        <w:t xml:space="preserve"> </w:t>
      </w:r>
      <w:proofErr w:type="spellStart"/>
      <w:r w:rsidR="00E34178">
        <w:rPr>
          <w:rFonts w:ascii="Times New Roman" w:hAnsi="Times New Roman" w:cs="Times New Roman"/>
        </w:rPr>
        <w:t>melambaikan</w:t>
      </w:r>
      <w:proofErr w:type="spellEnd"/>
      <w:r w:rsidR="00E34178">
        <w:rPr>
          <w:rFonts w:ascii="Times New Roman" w:hAnsi="Times New Roman" w:cs="Times New Roman"/>
        </w:rPr>
        <w:t xml:space="preserve"> </w:t>
      </w:r>
      <w:proofErr w:type="spellStart"/>
      <w:r w:rsidR="00E34178">
        <w:rPr>
          <w:rFonts w:ascii="Times New Roman" w:hAnsi="Times New Roman" w:cs="Times New Roman"/>
        </w:rPr>
        <w:t>tanganku</w:t>
      </w:r>
      <w:proofErr w:type="spellEnd"/>
      <w:r w:rsidR="00E34178">
        <w:rPr>
          <w:rFonts w:ascii="Times New Roman" w:hAnsi="Times New Roman" w:cs="Times New Roman"/>
        </w:rPr>
        <w:t xml:space="preserve"> </w:t>
      </w:r>
      <w:r w:rsidR="00562E6C">
        <w:rPr>
          <w:rFonts w:ascii="Times New Roman" w:hAnsi="Times New Roman" w:cs="Times New Roman"/>
        </w:rPr>
        <w:t xml:space="preserve">agar </w:t>
      </w:r>
      <w:proofErr w:type="spellStart"/>
      <w:r w:rsidR="00562E6C">
        <w:rPr>
          <w:rFonts w:ascii="Times New Roman" w:hAnsi="Times New Roman" w:cs="Times New Roman"/>
        </w:rPr>
        <w:t>mereka</w:t>
      </w:r>
      <w:proofErr w:type="spellEnd"/>
      <w:r w:rsidR="00562E6C">
        <w:rPr>
          <w:rFonts w:ascii="Times New Roman" w:hAnsi="Times New Roman" w:cs="Times New Roman"/>
        </w:rPr>
        <w:t xml:space="preserve"> </w:t>
      </w:r>
      <w:proofErr w:type="spellStart"/>
      <w:r w:rsidR="00562E6C">
        <w:rPr>
          <w:rFonts w:ascii="Times New Roman" w:hAnsi="Times New Roman" w:cs="Times New Roman"/>
        </w:rPr>
        <w:t>segera</w:t>
      </w:r>
      <w:proofErr w:type="spellEnd"/>
      <w:r w:rsidR="00562E6C">
        <w:rPr>
          <w:rFonts w:ascii="Times New Roman" w:hAnsi="Times New Roman" w:cs="Times New Roman"/>
        </w:rPr>
        <w:t xml:space="preserve"> </w:t>
      </w:r>
      <w:proofErr w:type="spellStart"/>
      <w:r w:rsidR="00562E6C">
        <w:rPr>
          <w:rFonts w:ascii="Times New Roman" w:hAnsi="Times New Roman" w:cs="Times New Roman"/>
        </w:rPr>
        <w:t>menghampiriku</w:t>
      </w:r>
      <w:proofErr w:type="spellEnd"/>
      <w:r w:rsidR="00562E6C">
        <w:rPr>
          <w:rFonts w:ascii="Times New Roman" w:hAnsi="Times New Roman" w:cs="Times New Roman"/>
        </w:rPr>
        <w:t xml:space="preserve">. “Duh, </w:t>
      </w:r>
      <w:proofErr w:type="spellStart"/>
      <w:r w:rsidR="00562E6C">
        <w:rPr>
          <w:rFonts w:ascii="Times New Roman" w:hAnsi="Times New Roman" w:cs="Times New Roman"/>
        </w:rPr>
        <w:t>cucu</w:t>
      </w:r>
      <w:proofErr w:type="spellEnd"/>
      <w:r w:rsidR="00DF2573">
        <w:rPr>
          <w:rFonts w:ascii="Times New Roman" w:hAnsi="Times New Roman" w:cs="Times New Roman"/>
        </w:rPr>
        <w:t xml:space="preserve"> </w:t>
      </w:r>
      <w:proofErr w:type="spellStart"/>
      <w:r w:rsidR="00DF2573">
        <w:rPr>
          <w:rFonts w:ascii="Times New Roman" w:hAnsi="Times New Roman" w:cs="Times New Roman"/>
        </w:rPr>
        <w:t>Eyang</w:t>
      </w:r>
      <w:proofErr w:type="spellEnd"/>
      <w:r w:rsidR="00DF2573">
        <w:rPr>
          <w:rFonts w:ascii="Times New Roman" w:hAnsi="Times New Roman" w:cs="Times New Roman"/>
        </w:rPr>
        <w:t xml:space="preserve"> yang paling manis </w:t>
      </w:r>
      <w:proofErr w:type="spellStart"/>
      <w:r w:rsidR="00DF2573">
        <w:rPr>
          <w:rFonts w:ascii="Times New Roman" w:hAnsi="Times New Roman" w:cs="Times New Roman"/>
        </w:rPr>
        <w:t>sudah</w:t>
      </w:r>
      <w:proofErr w:type="spellEnd"/>
      <w:r w:rsidR="00DF2573">
        <w:rPr>
          <w:rFonts w:ascii="Times New Roman" w:hAnsi="Times New Roman" w:cs="Times New Roman"/>
        </w:rPr>
        <w:t xml:space="preserve"> </w:t>
      </w:r>
      <w:proofErr w:type="spellStart"/>
      <w:r w:rsidR="00DF2573">
        <w:rPr>
          <w:rFonts w:ascii="Times New Roman" w:hAnsi="Times New Roman" w:cs="Times New Roman"/>
        </w:rPr>
        <w:t>pulang</w:t>
      </w:r>
      <w:proofErr w:type="spellEnd"/>
      <w:r w:rsidR="00DF2573">
        <w:rPr>
          <w:rFonts w:ascii="Times New Roman" w:hAnsi="Times New Roman" w:cs="Times New Roman"/>
        </w:rPr>
        <w:t>.”</w:t>
      </w:r>
      <w:r w:rsidR="00F319E4">
        <w:rPr>
          <w:rFonts w:ascii="Times New Roman" w:hAnsi="Times New Roman" w:cs="Times New Roman"/>
        </w:rPr>
        <w:t xml:space="preserve"> </w:t>
      </w:r>
      <w:proofErr w:type="spellStart"/>
      <w:r w:rsidR="00F319E4">
        <w:rPr>
          <w:rFonts w:ascii="Times New Roman" w:hAnsi="Times New Roman" w:cs="Times New Roman"/>
        </w:rPr>
        <w:t>Eyang</w:t>
      </w:r>
      <w:proofErr w:type="spellEnd"/>
      <w:r w:rsidR="00F319E4">
        <w:rPr>
          <w:rFonts w:ascii="Times New Roman" w:hAnsi="Times New Roman" w:cs="Times New Roman"/>
        </w:rPr>
        <w:t xml:space="preserve"> </w:t>
      </w:r>
      <w:proofErr w:type="spellStart"/>
      <w:r w:rsidR="00F319E4">
        <w:rPr>
          <w:rFonts w:ascii="Times New Roman" w:hAnsi="Times New Roman" w:cs="Times New Roman"/>
        </w:rPr>
        <w:t>dengan</w:t>
      </w:r>
      <w:proofErr w:type="spellEnd"/>
      <w:r w:rsidR="00F319E4">
        <w:rPr>
          <w:rFonts w:ascii="Times New Roman" w:hAnsi="Times New Roman" w:cs="Times New Roman"/>
        </w:rPr>
        <w:t xml:space="preserve"> </w:t>
      </w:r>
      <w:proofErr w:type="spellStart"/>
      <w:r w:rsidR="00F319E4">
        <w:rPr>
          <w:rFonts w:ascii="Times New Roman" w:hAnsi="Times New Roman" w:cs="Times New Roman"/>
        </w:rPr>
        <w:t>usil</w:t>
      </w:r>
      <w:proofErr w:type="spellEnd"/>
      <w:r w:rsidR="00F319E4">
        <w:rPr>
          <w:rFonts w:ascii="Times New Roman" w:hAnsi="Times New Roman" w:cs="Times New Roman"/>
        </w:rPr>
        <w:t xml:space="preserve"> </w:t>
      </w:r>
      <w:proofErr w:type="spellStart"/>
      <w:r w:rsidR="00F319E4">
        <w:rPr>
          <w:rFonts w:ascii="Times New Roman" w:hAnsi="Times New Roman" w:cs="Times New Roman"/>
        </w:rPr>
        <w:t>mencubit</w:t>
      </w:r>
      <w:proofErr w:type="spellEnd"/>
      <w:r w:rsidR="00F319E4">
        <w:rPr>
          <w:rFonts w:ascii="Times New Roman" w:hAnsi="Times New Roman" w:cs="Times New Roman"/>
        </w:rPr>
        <w:t xml:space="preserve"> </w:t>
      </w:r>
      <w:proofErr w:type="spellStart"/>
      <w:r w:rsidR="00F319E4">
        <w:rPr>
          <w:rFonts w:ascii="Times New Roman" w:hAnsi="Times New Roman" w:cs="Times New Roman"/>
        </w:rPr>
        <w:t>pelan</w:t>
      </w:r>
      <w:proofErr w:type="spellEnd"/>
      <w:r w:rsidR="00F319E4">
        <w:rPr>
          <w:rFonts w:ascii="Times New Roman" w:hAnsi="Times New Roman" w:cs="Times New Roman"/>
        </w:rPr>
        <w:t xml:space="preserve"> </w:t>
      </w:r>
      <w:proofErr w:type="spellStart"/>
      <w:r w:rsidR="00F319E4">
        <w:rPr>
          <w:rFonts w:ascii="Times New Roman" w:hAnsi="Times New Roman" w:cs="Times New Roman"/>
        </w:rPr>
        <w:t>pipiku</w:t>
      </w:r>
      <w:proofErr w:type="spellEnd"/>
      <w:r w:rsidR="00F319E4">
        <w:rPr>
          <w:rFonts w:ascii="Times New Roman" w:hAnsi="Times New Roman" w:cs="Times New Roman"/>
        </w:rPr>
        <w:t>. “</w:t>
      </w:r>
      <w:proofErr w:type="spellStart"/>
      <w:r w:rsidR="00303360">
        <w:rPr>
          <w:rFonts w:ascii="Times New Roman" w:hAnsi="Times New Roman" w:cs="Times New Roman"/>
        </w:rPr>
        <w:t>Eyang</w:t>
      </w:r>
      <w:proofErr w:type="spellEnd"/>
      <w:r w:rsidR="00303360">
        <w:rPr>
          <w:rFonts w:ascii="Times New Roman" w:hAnsi="Times New Roman" w:cs="Times New Roman"/>
        </w:rPr>
        <w:t>….</w:t>
      </w:r>
      <w:proofErr w:type="spellStart"/>
      <w:r w:rsidR="00303360">
        <w:rPr>
          <w:rFonts w:ascii="Times New Roman" w:hAnsi="Times New Roman" w:cs="Times New Roman"/>
        </w:rPr>
        <w:t>Kangen</w:t>
      </w:r>
      <w:proofErr w:type="spellEnd"/>
      <w:r w:rsidR="00303360">
        <w:rPr>
          <w:rFonts w:ascii="Times New Roman" w:hAnsi="Times New Roman" w:cs="Times New Roman"/>
        </w:rPr>
        <w:t xml:space="preserve">.” </w:t>
      </w:r>
      <w:proofErr w:type="spellStart"/>
      <w:r w:rsidR="00303360">
        <w:rPr>
          <w:rFonts w:ascii="Times New Roman" w:hAnsi="Times New Roman" w:cs="Times New Roman"/>
        </w:rPr>
        <w:t>Rengekku</w:t>
      </w:r>
      <w:proofErr w:type="spellEnd"/>
      <w:r w:rsidR="00303360">
        <w:rPr>
          <w:rFonts w:ascii="Times New Roman" w:hAnsi="Times New Roman" w:cs="Times New Roman"/>
        </w:rPr>
        <w:t xml:space="preserve"> </w:t>
      </w:r>
      <w:proofErr w:type="spellStart"/>
      <w:r w:rsidR="008F3A63">
        <w:rPr>
          <w:rFonts w:ascii="Times New Roman" w:hAnsi="Times New Roman" w:cs="Times New Roman"/>
        </w:rPr>
        <w:t>dengan</w:t>
      </w:r>
      <w:proofErr w:type="spellEnd"/>
      <w:r w:rsidR="008F3A63">
        <w:rPr>
          <w:rFonts w:ascii="Times New Roman" w:hAnsi="Times New Roman" w:cs="Times New Roman"/>
        </w:rPr>
        <w:t xml:space="preserve"> nada </w:t>
      </w:r>
      <w:proofErr w:type="spellStart"/>
      <w:r w:rsidR="008F3A63">
        <w:rPr>
          <w:rFonts w:ascii="Times New Roman" w:hAnsi="Times New Roman" w:cs="Times New Roman"/>
        </w:rPr>
        <w:t>layaknya</w:t>
      </w:r>
      <w:proofErr w:type="spellEnd"/>
      <w:r w:rsidR="008F3A63">
        <w:rPr>
          <w:rFonts w:ascii="Times New Roman" w:hAnsi="Times New Roman" w:cs="Times New Roman"/>
        </w:rPr>
        <w:t xml:space="preserve"> </w:t>
      </w:r>
      <w:proofErr w:type="spellStart"/>
      <w:r w:rsidR="008F3A63">
        <w:rPr>
          <w:rFonts w:ascii="Times New Roman" w:hAnsi="Times New Roman" w:cs="Times New Roman"/>
        </w:rPr>
        <w:t>anak</w:t>
      </w:r>
      <w:proofErr w:type="spellEnd"/>
      <w:r w:rsidR="008F3A63">
        <w:rPr>
          <w:rFonts w:ascii="Times New Roman" w:hAnsi="Times New Roman" w:cs="Times New Roman"/>
        </w:rPr>
        <w:t xml:space="preserve"> </w:t>
      </w:r>
      <w:proofErr w:type="spellStart"/>
      <w:r w:rsidR="008F3A63">
        <w:rPr>
          <w:rFonts w:ascii="Times New Roman" w:hAnsi="Times New Roman" w:cs="Times New Roman"/>
        </w:rPr>
        <w:t>kecil</w:t>
      </w:r>
      <w:proofErr w:type="spellEnd"/>
      <w:r w:rsidR="008F3A63">
        <w:rPr>
          <w:rFonts w:ascii="Times New Roman" w:hAnsi="Times New Roman" w:cs="Times New Roman"/>
        </w:rPr>
        <w:t xml:space="preserve"> yang </w:t>
      </w:r>
      <w:proofErr w:type="spellStart"/>
      <w:r w:rsidR="00943098">
        <w:rPr>
          <w:rFonts w:ascii="Times New Roman" w:hAnsi="Times New Roman" w:cs="Times New Roman"/>
        </w:rPr>
        <w:t>akan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liburan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ke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rumah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Eyang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seperti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saat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aku</w:t>
      </w:r>
      <w:proofErr w:type="spellEnd"/>
      <w:r w:rsidR="00943098">
        <w:rPr>
          <w:rFonts w:ascii="Times New Roman" w:hAnsi="Times New Roman" w:cs="Times New Roman"/>
        </w:rPr>
        <w:t xml:space="preserve"> </w:t>
      </w:r>
      <w:proofErr w:type="spellStart"/>
      <w:r w:rsidR="00943098">
        <w:rPr>
          <w:rFonts w:ascii="Times New Roman" w:hAnsi="Times New Roman" w:cs="Times New Roman"/>
        </w:rPr>
        <w:t>kecil</w:t>
      </w:r>
      <w:proofErr w:type="spellEnd"/>
      <w:r w:rsidR="00943098">
        <w:rPr>
          <w:rFonts w:ascii="Times New Roman" w:hAnsi="Times New Roman" w:cs="Times New Roman"/>
        </w:rPr>
        <w:t xml:space="preserve">. </w:t>
      </w:r>
    </w:p>
    <w:p w14:paraId="3709663F" w14:textId="668C339C" w:rsidR="00AF4D83" w:rsidRDefault="00AF4D83" w:rsidP="00FF4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Udah-udah</w:t>
      </w:r>
      <w:proofErr w:type="spellEnd"/>
      <w:r w:rsidR="00CA7C6D">
        <w:rPr>
          <w:rFonts w:ascii="Times New Roman" w:hAnsi="Times New Roman" w:cs="Times New Roman"/>
        </w:rPr>
        <w:t xml:space="preserve">, </w:t>
      </w:r>
      <w:proofErr w:type="spellStart"/>
      <w:r w:rsidR="00CA7C6D">
        <w:rPr>
          <w:rFonts w:ascii="Times New Roman" w:hAnsi="Times New Roman" w:cs="Times New Roman"/>
        </w:rPr>
        <w:t>ayo</w:t>
      </w:r>
      <w:proofErr w:type="spellEnd"/>
      <w:r w:rsidR="00CA7C6D">
        <w:rPr>
          <w:rFonts w:ascii="Times New Roman" w:hAnsi="Times New Roman" w:cs="Times New Roman"/>
        </w:rPr>
        <w:t xml:space="preserve"> </w:t>
      </w:r>
      <w:proofErr w:type="spellStart"/>
      <w:r w:rsidR="00CA7C6D">
        <w:rPr>
          <w:rFonts w:ascii="Times New Roman" w:hAnsi="Times New Roman" w:cs="Times New Roman"/>
        </w:rPr>
        <w:t>cepet</w:t>
      </w:r>
      <w:proofErr w:type="spellEnd"/>
      <w:r w:rsidR="00CA7C6D">
        <w:rPr>
          <w:rFonts w:ascii="Times New Roman" w:hAnsi="Times New Roman" w:cs="Times New Roman"/>
        </w:rPr>
        <w:t xml:space="preserve"> </w:t>
      </w:r>
      <w:proofErr w:type="spellStart"/>
      <w:r w:rsidR="00CA7C6D">
        <w:rPr>
          <w:rFonts w:ascii="Times New Roman" w:hAnsi="Times New Roman" w:cs="Times New Roman"/>
        </w:rPr>
        <w:t>masuk</w:t>
      </w:r>
      <w:proofErr w:type="spellEnd"/>
      <w:r w:rsidR="00CA7C6D">
        <w:rPr>
          <w:rFonts w:ascii="Times New Roman" w:hAnsi="Times New Roman" w:cs="Times New Roman"/>
        </w:rPr>
        <w:t xml:space="preserve">, </w:t>
      </w:r>
      <w:proofErr w:type="spellStart"/>
      <w:r w:rsidR="00E65A82">
        <w:rPr>
          <w:rFonts w:ascii="Times New Roman" w:hAnsi="Times New Roman" w:cs="Times New Roman"/>
        </w:rPr>
        <w:t>dingin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banget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disini</w:t>
      </w:r>
      <w:proofErr w:type="spellEnd"/>
      <w:r w:rsidR="00E65A82">
        <w:rPr>
          <w:rFonts w:ascii="Times New Roman" w:hAnsi="Times New Roman" w:cs="Times New Roman"/>
        </w:rPr>
        <w:t xml:space="preserve">, </w:t>
      </w:r>
      <w:proofErr w:type="spellStart"/>
      <w:r w:rsidR="00E65A82">
        <w:rPr>
          <w:rFonts w:ascii="Times New Roman" w:hAnsi="Times New Roman" w:cs="Times New Roman"/>
        </w:rPr>
        <w:t>nanti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kena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masuk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angin</w:t>
      </w:r>
      <w:proofErr w:type="spellEnd"/>
      <w:r w:rsidR="00E65A82">
        <w:rPr>
          <w:rFonts w:ascii="Times New Roman" w:hAnsi="Times New Roman" w:cs="Times New Roman"/>
        </w:rPr>
        <w:t xml:space="preserve">. </w:t>
      </w:r>
      <w:proofErr w:type="spellStart"/>
      <w:r w:rsidR="00E65A82">
        <w:rPr>
          <w:rFonts w:ascii="Times New Roman" w:hAnsi="Times New Roman" w:cs="Times New Roman"/>
        </w:rPr>
        <w:t>Ngobrolnya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bisa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diterussin</w:t>
      </w:r>
      <w:proofErr w:type="spellEnd"/>
      <w:r w:rsidR="00E65A82">
        <w:rPr>
          <w:rFonts w:ascii="Times New Roman" w:hAnsi="Times New Roman" w:cs="Times New Roman"/>
        </w:rPr>
        <w:t xml:space="preserve"> kalo </w:t>
      </w:r>
      <w:proofErr w:type="spellStart"/>
      <w:r w:rsidR="00E65A82">
        <w:rPr>
          <w:rFonts w:ascii="Times New Roman" w:hAnsi="Times New Roman" w:cs="Times New Roman"/>
        </w:rPr>
        <w:t>udah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masuk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ke</w:t>
      </w:r>
      <w:proofErr w:type="spellEnd"/>
      <w:r w:rsidR="00E65A82">
        <w:rPr>
          <w:rFonts w:ascii="Times New Roman" w:hAnsi="Times New Roman" w:cs="Times New Roman"/>
        </w:rPr>
        <w:t xml:space="preserve"> </w:t>
      </w:r>
      <w:proofErr w:type="spellStart"/>
      <w:r w:rsidR="00E65A82">
        <w:rPr>
          <w:rFonts w:ascii="Times New Roman" w:hAnsi="Times New Roman" w:cs="Times New Roman"/>
        </w:rPr>
        <w:t>mobil</w:t>
      </w:r>
      <w:proofErr w:type="spellEnd"/>
      <w:r w:rsidR="00E65A82">
        <w:rPr>
          <w:rFonts w:ascii="Times New Roman" w:hAnsi="Times New Roman" w:cs="Times New Roman"/>
        </w:rPr>
        <w:t xml:space="preserve">.” Tengah </w:t>
      </w:r>
      <w:proofErr w:type="spellStart"/>
      <w:r w:rsidR="00E65A82">
        <w:rPr>
          <w:rFonts w:ascii="Times New Roman" w:hAnsi="Times New Roman" w:cs="Times New Roman"/>
        </w:rPr>
        <w:t>Bud</w:t>
      </w:r>
      <w:r w:rsidR="008D5479">
        <w:rPr>
          <w:rFonts w:ascii="Times New Roman" w:hAnsi="Times New Roman" w:cs="Times New Roman"/>
        </w:rPr>
        <w:t>h</w:t>
      </w:r>
      <w:r w:rsidR="00E65A82">
        <w:rPr>
          <w:rFonts w:ascii="Times New Roman" w:hAnsi="Times New Roman" w:cs="Times New Roman"/>
        </w:rPr>
        <w:t>e</w:t>
      </w:r>
      <w:proofErr w:type="spellEnd"/>
      <w:r w:rsidR="00FB3654">
        <w:rPr>
          <w:rFonts w:ascii="Times New Roman" w:hAnsi="Times New Roman" w:cs="Times New Roman"/>
        </w:rPr>
        <w:t xml:space="preserve"> Ningsih. </w:t>
      </w:r>
      <w:r w:rsidR="00C56DEF">
        <w:rPr>
          <w:rFonts w:ascii="Times New Roman" w:hAnsi="Times New Roman" w:cs="Times New Roman"/>
        </w:rPr>
        <w:t>“</w:t>
      </w:r>
      <w:proofErr w:type="spellStart"/>
      <w:r w:rsidR="00C56DEF">
        <w:rPr>
          <w:rFonts w:ascii="Times New Roman" w:hAnsi="Times New Roman" w:cs="Times New Roman"/>
        </w:rPr>
        <w:t>Udah</w:t>
      </w:r>
      <w:proofErr w:type="spellEnd"/>
      <w:r w:rsidR="00C56DEF">
        <w:rPr>
          <w:rFonts w:ascii="Times New Roman" w:hAnsi="Times New Roman" w:cs="Times New Roman"/>
        </w:rPr>
        <w:t xml:space="preserve">, </w:t>
      </w:r>
      <w:proofErr w:type="spellStart"/>
      <w:r w:rsidR="00C56DEF">
        <w:rPr>
          <w:rFonts w:ascii="Times New Roman" w:hAnsi="Times New Roman" w:cs="Times New Roman"/>
        </w:rPr>
        <w:t>ayo</w:t>
      </w:r>
      <w:proofErr w:type="spellEnd"/>
      <w:r w:rsidR="00C56DEF">
        <w:rPr>
          <w:rFonts w:ascii="Times New Roman" w:hAnsi="Times New Roman" w:cs="Times New Roman"/>
        </w:rPr>
        <w:t xml:space="preserve">,” </w:t>
      </w:r>
      <w:r w:rsidR="00D4662E">
        <w:rPr>
          <w:rFonts w:ascii="Times New Roman" w:hAnsi="Times New Roman" w:cs="Times New Roman"/>
        </w:rPr>
        <w:t xml:space="preserve">Kata </w:t>
      </w:r>
      <w:proofErr w:type="spellStart"/>
      <w:r w:rsidR="00D4662E">
        <w:rPr>
          <w:rFonts w:ascii="Times New Roman" w:hAnsi="Times New Roman" w:cs="Times New Roman"/>
        </w:rPr>
        <w:t>Mbak</w:t>
      </w:r>
      <w:proofErr w:type="spellEnd"/>
      <w:r w:rsidR="00D4662E">
        <w:rPr>
          <w:rFonts w:ascii="Times New Roman" w:hAnsi="Times New Roman" w:cs="Times New Roman"/>
        </w:rPr>
        <w:t xml:space="preserve"> </w:t>
      </w:r>
      <w:r w:rsidR="00E76E0C">
        <w:rPr>
          <w:rFonts w:ascii="Times New Roman" w:hAnsi="Times New Roman" w:cs="Times New Roman"/>
        </w:rPr>
        <w:t xml:space="preserve">Ana. </w:t>
      </w:r>
      <w:r w:rsidR="003A3C41">
        <w:rPr>
          <w:rFonts w:ascii="Times New Roman" w:hAnsi="Times New Roman" w:cs="Times New Roman"/>
        </w:rPr>
        <w:t xml:space="preserve">Aku </w:t>
      </w:r>
      <w:proofErr w:type="spellStart"/>
      <w:r w:rsidR="003A3C41">
        <w:rPr>
          <w:rFonts w:ascii="Times New Roman" w:hAnsi="Times New Roman" w:cs="Times New Roman"/>
        </w:rPr>
        <w:t>mengikuti</w:t>
      </w:r>
      <w:proofErr w:type="spellEnd"/>
      <w:r w:rsidR="003A3C41">
        <w:rPr>
          <w:rFonts w:ascii="Times New Roman" w:hAnsi="Times New Roman" w:cs="Times New Roman"/>
        </w:rPr>
        <w:t xml:space="preserve"> </w:t>
      </w:r>
      <w:proofErr w:type="spellStart"/>
      <w:r w:rsidR="003A3C41">
        <w:rPr>
          <w:rFonts w:ascii="Times New Roman" w:hAnsi="Times New Roman" w:cs="Times New Roman"/>
        </w:rPr>
        <w:t>langkah</w:t>
      </w:r>
      <w:proofErr w:type="spellEnd"/>
      <w:r w:rsidR="00DE62F4">
        <w:rPr>
          <w:rFonts w:ascii="Times New Roman" w:hAnsi="Times New Roman" w:cs="Times New Roman"/>
        </w:rPr>
        <w:t xml:space="preserve"> </w:t>
      </w:r>
      <w:proofErr w:type="spellStart"/>
      <w:r w:rsidR="00DE62F4">
        <w:rPr>
          <w:rFonts w:ascii="Times New Roman" w:hAnsi="Times New Roman" w:cs="Times New Roman"/>
        </w:rPr>
        <w:t>Mbak</w:t>
      </w:r>
      <w:proofErr w:type="spellEnd"/>
      <w:r w:rsidR="00DE62F4">
        <w:rPr>
          <w:rFonts w:ascii="Times New Roman" w:hAnsi="Times New Roman" w:cs="Times New Roman"/>
        </w:rPr>
        <w:t xml:space="preserve"> Ana dan </w:t>
      </w:r>
      <w:proofErr w:type="spellStart"/>
      <w:r w:rsidR="00DE62F4">
        <w:rPr>
          <w:rFonts w:ascii="Times New Roman" w:hAnsi="Times New Roman" w:cs="Times New Roman"/>
        </w:rPr>
        <w:t>memasukkan</w:t>
      </w:r>
      <w:proofErr w:type="spellEnd"/>
      <w:r w:rsidR="00DE62F4">
        <w:rPr>
          <w:rFonts w:ascii="Times New Roman" w:hAnsi="Times New Roman" w:cs="Times New Roman"/>
        </w:rPr>
        <w:t xml:space="preserve"> </w:t>
      </w:r>
      <w:proofErr w:type="spellStart"/>
      <w:r w:rsidR="00DE62F4">
        <w:rPr>
          <w:rFonts w:ascii="Times New Roman" w:hAnsi="Times New Roman" w:cs="Times New Roman"/>
        </w:rPr>
        <w:t>barangku</w:t>
      </w:r>
      <w:proofErr w:type="spellEnd"/>
      <w:r w:rsidR="00DE62F4">
        <w:rPr>
          <w:rFonts w:ascii="Times New Roman" w:hAnsi="Times New Roman" w:cs="Times New Roman"/>
        </w:rPr>
        <w:t xml:space="preserve"> </w:t>
      </w:r>
      <w:proofErr w:type="spellStart"/>
      <w:r w:rsidR="00DE62F4">
        <w:rPr>
          <w:rFonts w:ascii="Times New Roman" w:hAnsi="Times New Roman" w:cs="Times New Roman"/>
        </w:rPr>
        <w:t>ke</w:t>
      </w:r>
      <w:proofErr w:type="spellEnd"/>
      <w:r w:rsidR="00DE62F4">
        <w:rPr>
          <w:rFonts w:ascii="Times New Roman" w:hAnsi="Times New Roman" w:cs="Times New Roman"/>
        </w:rPr>
        <w:t xml:space="preserve"> </w:t>
      </w:r>
      <w:proofErr w:type="spellStart"/>
      <w:r w:rsidR="00DE62F4">
        <w:rPr>
          <w:rFonts w:ascii="Times New Roman" w:hAnsi="Times New Roman" w:cs="Times New Roman"/>
        </w:rPr>
        <w:t>dalam</w:t>
      </w:r>
      <w:proofErr w:type="spellEnd"/>
      <w:r w:rsidR="005E6C25">
        <w:rPr>
          <w:rFonts w:ascii="Times New Roman" w:hAnsi="Times New Roman" w:cs="Times New Roman"/>
        </w:rPr>
        <w:t xml:space="preserve"> </w:t>
      </w:r>
      <w:proofErr w:type="spellStart"/>
      <w:r w:rsidR="005E6C25">
        <w:rPr>
          <w:rFonts w:ascii="Times New Roman" w:hAnsi="Times New Roman" w:cs="Times New Roman"/>
        </w:rPr>
        <w:t>bagasi</w:t>
      </w:r>
      <w:proofErr w:type="spellEnd"/>
      <w:r w:rsidR="005E6C25">
        <w:rPr>
          <w:rFonts w:ascii="Times New Roman" w:hAnsi="Times New Roman" w:cs="Times New Roman"/>
        </w:rPr>
        <w:t>.</w:t>
      </w:r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Kututup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bagasi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belakang</w:t>
      </w:r>
      <w:proofErr w:type="spellEnd"/>
      <w:r w:rsidR="009C4EBE">
        <w:rPr>
          <w:rFonts w:ascii="Times New Roman" w:hAnsi="Times New Roman" w:cs="Times New Roman"/>
        </w:rPr>
        <w:t xml:space="preserve"> </w:t>
      </w:r>
      <w:proofErr w:type="spellStart"/>
      <w:r w:rsidR="009C4EBE">
        <w:rPr>
          <w:rFonts w:ascii="Times New Roman" w:hAnsi="Times New Roman" w:cs="Times New Roman"/>
        </w:rPr>
        <w:t>m</w:t>
      </w:r>
      <w:r w:rsidR="003A3D02">
        <w:rPr>
          <w:rFonts w:ascii="Times New Roman" w:hAnsi="Times New Roman" w:cs="Times New Roman"/>
        </w:rPr>
        <w:t>obil</w:t>
      </w:r>
      <w:proofErr w:type="spellEnd"/>
      <w:r w:rsidR="00CC4BD1">
        <w:rPr>
          <w:rFonts w:ascii="Times New Roman" w:hAnsi="Times New Roman" w:cs="Times New Roman"/>
        </w:rPr>
        <w:t xml:space="preserve">. “Ayo, </w:t>
      </w:r>
      <w:proofErr w:type="spellStart"/>
      <w:r w:rsidR="00CC4BD1">
        <w:rPr>
          <w:rFonts w:ascii="Times New Roman" w:hAnsi="Times New Roman" w:cs="Times New Roman"/>
        </w:rPr>
        <w:t>Mbak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kita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berangkat</w:t>
      </w:r>
      <w:proofErr w:type="spellEnd"/>
      <w:r w:rsidR="00CC4BD1">
        <w:rPr>
          <w:rFonts w:ascii="Times New Roman" w:hAnsi="Times New Roman" w:cs="Times New Roman"/>
        </w:rPr>
        <w:t xml:space="preserve">,” </w:t>
      </w:r>
      <w:proofErr w:type="spellStart"/>
      <w:r w:rsidR="00CC4BD1">
        <w:rPr>
          <w:rFonts w:ascii="Times New Roman" w:hAnsi="Times New Roman" w:cs="Times New Roman"/>
        </w:rPr>
        <w:t>aku</w:t>
      </w:r>
      <w:proofErr w:type="spellEnd"/>
      <w:r w:rsidR="00CC4BD1">
        <w:rPr>
          <w:rFonts w:ascii="Times New Roman" w:hAnsi="Times New Roman" w:cs="Times New Roman"/>
        </w:rPr>
        <w:t xml:space="preserve"> duduk di </w:t>
      </w:r>
      <w:proofErr w:type="spellStart"/>
      <w:r w:rsidR="00CC4BD1">
        <w:rPr>
          <w:rFonts w:ascii="Times New Roman" w:hAnsi="Times New Roman" w:cs="Times New Roman"/>
        </w:rPr>
        <w:t>kursi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depan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bersama</w:t>
      </w:r>
      <w:proofErr w:type="spellEnd"/>
      <w:r w:rsidR="00CC4BD1">
        <w:rPr>
          <w:rFonts w:ascii="Times New Roman" w:hAnsi="Times New Roman" w:cs="Times New Roman"/>
        </w:rPr>
        <w:t xml:space="preserve"> </w:t>
      </w:r>
      <w:proofErr w:type="spellStart"/>
      <w:r w:rsidR="00CC4BD1">
        <w:rPr>
          <w:rFonts w:ascii="Times New Roman" w:hAnsi="Times New Roman" w:cs="Times New Roman"/>
        </w:rPr>
        <w:t>Mbak</w:t>
      </w:r>
      <w:proofErr w:type="spellEnd"/>
      <w:r w:rsidR="00CC4BD1">
        <w:rPr>
          <w:rFonts w:ascii="Times New Roman" w:hAnsi="Times New Roman" w:cs="Times New Roman"/>
        </w:rPr>
        <w:t xml:space="preserve"> Ana</w:t>
      </w:r>
      <w:r w:rsidR="007B766C">
        <w:rPr>
          <w:rFonts w:ascii="Times New Roman" w:hAnsi="Times New Roman" w:cs="Times New Roman"/>
        </w:rPr>
        <w:t xml:space="preserve">. </w:t>
      </w:r>
      <w:proofErr w:type="spellStart"/>
      <w:r w:rsidR="007B766C">
        <w:rPr>
          <w:rFonts w:ascii="Times New Roman" w:hAnsi="Times New Roman" w:cs="Times New Roman"/>
        </w:rPr>
        <w:t>Setelah</w:t>
      </w:r>
      <w:proofErr w:type="spellEnd"/>
      <w:r w:rsidR="007B766C">
        <w:rPr>
          <w:rFonts w:ascii="Times New Roman" w:hAnsi="Times New Roman" w:cs="Times New Roman"/>
        </w:rPr>
        <w:t xml:space="preserve"> </w:t>
      </w:r>
      <w:proofErr w:type="spellStart"/>
      <w:r w:rsidR="007B766C">
        <w:rPr>
          <w:rFonts w:ascii="Times New Roman" w:hAnsi="Times New Roman" w:cs="Times New Roman"/>
        </w:rPr>
        <w:t>agak</w:t>
      </w:r>
      <w:proofErr w:type="spellEnd"/>
      <w:r w:rsidR="007B766C">
        <w:rPr>
          <w:rFonts w:ascii="Times New Roman" w:hAnsi="Times New Roman" w:cs="Times New Roman"/>
        </w:rPr>
        <w:t xml:space="preserve"> </w:t>
      </w:r>
      <w:r w:rsidR="00525D67">
        <w:rPr>
          <w:rFonts w:ascii="Times New Roman" w:hAnsi="Times New Roman" w:cs="Times New Roman"/>
        </w:rPr>
        <w:t xml:space="preserve">lama </w:t>
      </w:r>
      <w:proofErr w:type="spellStart"/>
      <w:r w:rsidR="004A3501">
        <w:rPr>
          <w:rFonts w:ascii="Times New Roman" w:hAnsi="Times New Roman" w:cs="Times New Roman"/>
        </w:rPr>
        <w:t>berkutat</w:t>
      </w:r>
      <w:proofErr w:type="spellEnd"/>
      <w:r w:rsidR="004A3501">
        <w:rPr>
          <w:rFonts w:ascii="Times New Roman" w:hAnsi="Times New Roman" w:cs="Times New Roman"/>
        </w:rPr>
        <w:t xml:space="preserve"> </w:t>
      </w:r>
      <w:proofErr w:type="spellStart"/>
      <w:r w:rsidR="004A3501">
        <w:rPr>
          <w:rFonts w:ascii="Times New Roman" w:hAnsi="Times New Roman" w:cs="Times New Roman"/>
        </w:rPr>
        <w:t>dengan</w:t>
      </w:r>
      <w:proofErr w:type="spellEnd"/>
      <w:r w:rsidR="004A3501">
        <w:rPr>
          <w:rFonts w:ascii="Times New Roman" w:hAnsi="Times New Roman" w:cs="Times New Roman"/>
        </w:rPr>
        <w:t xml:space="preserve"> </w:t>
      </w:r>
      <w:proofErr w:type="spellStart"/>
      <w:r w:rsidR="004A3501">
        <w:rPr>
          <w:rFonts w:ascii="Times New Roman" w:hAnsi="Times New Roman" w:cs="Times New Roman"/>
        </w:rPr>
        <w:t>setir</w:t>
      </w:r>
      <w:proofErr w:type="spellEnd"/>
      <w:r w:rsidR="004A3501">
        <w:rPr>
          <w:rFonts w:ascii="Times New Roman" w:hAnsi="Times New Roman" w:cs="Times New Roman"/>
        </w:rPr>
        <w:t xml:space="preserve"> </w:t>
      </w:r>
      <w:proofErr w:type="spellStart"/>
      <w:r w:rsidR="004A3501">
        <w:rPr>
          <w:rFonts w:ascii="Times New Roman" w:hAnsi="Times New Roman" w:cs="Times New Roman"/>
        </w:rPr>
        <w:t>mobilnya</w:t>
      </w:r>
      <w:proofErr w:type="spellEnd"/>
      <w:r w:rsidR="004A3501">
        <w:rPr>
          <w:rFonts w:ascii="Times New Roman" w:hAnsi="Times New Roman" w:cs="Times New Roman"/>
        </w:rPr>
        <w:t xml:space="preserve">, </w:t>
      </w:r>
      <w:proofErr w:type="spellStart"/>
      <w:r w:rsidR="004A3501">
        <w:rPr>
          <w:rFonts w:ascii="Times New Roman" w:hAnsi="Times New Roman" w:cs="Times New Roman"/>
        </w:rPr>
        <w:t>Mbak</w:t>
      </w:r>
      <w:proofErr w:type="spellEnd"/>
      <w:r w:rsidR="004A3501">
        <w:rPr>
          <w:rFonts w:ascii="Times New Roman" w:hAnsi="Times New Roman" w:cs="Times New Roman"/>
        </w:rPr>
        <w:t xml:space="preserve"> Ana </w:t>
      </w:r>
      <w:proofErr w:type="spellStart"/>
      <w:r w:rsidR="004A3501">
        <w:rPr>
          <w:rFonts w:ascii="Times New Roman" w:hAnsi="Times New Roman" w:cs="Times New Roman"/>
        </w:rPr>
        <w:t>mulai</w:t>
      </w:r>
      <w:proofErr w:type="spellEnd"/>
      <w:r w:rsidR="004A3501">
        <w:rPr>
          <w:rFonts w:ascii="Times New Roman" w:hAnsi="Times New Roman" w:cs="Times New Roman"/>
        </w:rPr>
        <w:t xml:space="preserve"> </w:t>
      </w:r>
      <w:proofErr w:type="spellStart"/>
      <w:r w:rsidR="00C02259">
        <w:rPr>
          <w:rFonts w:ascii="Times New Roman" w:hAnsi="Times New Roman" w:cs="Times New Roman"/>
        </w:rPr>
        <w:t>menanyakan</w:t>
      </w:r>
      <w:proofErr w:type="spellEnd"/>
      <w:r w:rsidR="00C02259">
        <w:rPr>
          <w:rFonts w:ascii="Times New Roman" w:hAnsi="Times New Roman" w:cs="Times New Roman"/>
        </w:rPr>
        <w:t xml:space="preserve"> </w:t>
      </w:r>
      <w:proofErr w:type="spellStart"/>
      <w:r w:rsidR="00C02259">
        <w:rPr>
          <w:rFonts w:ascii="Times New Roman" w:hAnsi="Times New Roman" w:cs="Times New Roman"/>
        </w:rPr>
        <w:t>kehidupanku</w:t>
      </w:r>
      <w:proofErr w:type="spellEnd"/>
      <w:r w:rsidR="00C02259">
        <w:rPr>
          <w:rFonts w:ascii="Times New Roman" w:hAnsi="Times New Roman" w:cs="Times New Roman"/>
        </w:rPr>
        <w:t xml:space="preserve"> “</w:t>
      </w:r>
      <w:proofErr w:type="spellStart"/>
      <w:r w:rsidR="00C02259">
        <w:rPr>
          <w:rFonts w:ascii="Times New Roman" w:hAnsi="Times New Roman" w:cs="Times New Roman"/>
        </w:rPr>
        <w:t>Gimana</w:t>
      </w:r>
      <w:proofErr w:type="spellEnd"/>
      <w:r w:rsidR="00C02259">
        <w:rPr>
          <w:rFonts w:ascii="Times New Roman" w:hAnsi="Times New Roman" w:cs="Times New Roman"/>
        </w:rPr>
        <w:t xml:space="preserve"> </w:t>
      </w:r>
      <w:proofErr w:type="spellStart"/>
      <w:r w:rsidR="00C02259">
        <w:rPr>
          <w:rFonts w:ascii="Times New Roman" w:hAnsi="Times New Roman" w:cs="Times New Roman"/>
        </w:rPr>
        <w:t>pekerjaanmu</w:t>
      </w:r>
      <w:proofErr w:type="spellEnd"/>
      <w:r w:rsidR="00C02259">
        <w:rPr>
          <w:rFonts w:ascii="Times New Roman" w:hAnsi="Times New Roman" w:cs="Times New Roman"/>
        </w:rPr>
        <w:t xml:space="preserve"> di Surabaya</w:t>
      </w:r>
      <w:r w:rsidR="00F53822">
        <w:rPr>
          <w:rFonts w:ascii="Times New Roman" w:hAnsi="Times New Roman" w:cs="Times New Roman"/>
        </w:rPr>
        <w:t xml:space="preserve">? Kok </w:t>
      </w:r>
      <w:proofErr w:type="spellStart"/>
      <w:r w:rsidR="00F53822">
        <w:rPr>
          <w:rFonts w:ascii="Times New Roman" w:hAnsi="Times New Roman" w:cs="Times New Roman"/>
        </w:rPr>
        <w:t>bisa</w:t>
      </w:r>
      <w:proofErr w:type="spellEnd"/>
      <w:r w:rsidR="00F53822">
        <w:rPr>
          <w:rFonts w:ascii="Times New Roman" w:hAnsi="Times New Roman" w:cs="Times New Roman"/>
        </w:rPr>
        <w:t xml:space="preserve"> </w:t>
      </w:r>
      <w:proofErr w:type="spellStart"/>
      <w:r w:rsidR="00F53822">
        <w:rPr>
          <w:rFonts w:ascii="Times New Roman" w:hAnsi="Times New Roman" w:cs="Times New Roman"/>
        </w:rPr>
        <w:t>kamu</w:t>
      </w:r>
      <w:proofErr w:type="spellEnd"/>
      <w:r w:rsidR="00F53822">
        <w:rPr>
          <w:rFonts w:ascii="Times New Roman" w:hAnsi="Times New Roman" w:cs="Times New Roman"/>
        </w:rPr>
        <w:t xml:space="preserve"> </w:t>
      </w:r>
      <w:proofErr w:type="spellStart"/>
      <w:r w:rsidR="001B632D">
        <w:rPr>
          <w:rFonts w:ascii="Times New Roman" w:hAnsi="Times New Roman" w:cs="Times New Roman"/>
        </w:rPr>
        <w:t>dapet</w:t>
      </w:r>
      <w:proofErr w:type="spellEnd"/>
      <w:r w:rsidR="001B632D">
        <w:rPr>
          <w:rFonts w:ascii="Times New Roman" w:hAnsi="Times New Roman" w:cs="Times New Roman"/>
        </w:rPr>
        <w:t xml:space="preserve"> dua </w:t>
      </w:r>
      <w:proofErr w:type="spellStart"/>
      <w:r w:rsidR="001B632D">
        <w:rPr>
          <w:rFonts w:ascii="Times New Roman" w:hAnsi="Times New Roman" w:cs="Times New Roman"/>
        </w:rPr>
        <w:t>minggu</w:t>
      </w:r>
      <w:proofErr w:type="spellEnd"/>
      <w:r w:rsidR="001B632D">
        <w:rPr>
          <w:rFonts w:ascii="Times New Roman" w:hAnsi="Times New Roman" w:cs="Times New Roman"/>
        </w:rPr>
        <w:t xml:space="preserve"> </w:t>
      </w:r>
      <w:proofErr w:type="spellStart"/>
      <w:r w:rsidR="001B632D">
        <w:rPr>
          <w:rFonts w:ascii="Times New Roman" w:hAnsi="Times New Roman" w:cs="Times New Roman"/>
        </w:rPr>
        <w:t>cuti</w:t>
      </w:r>
      <w:proofErr w:type="spellEnd"/>
      <w:r w:rsidR="001B632D">
        <w:rPr>
          <w:rFonts w:ascii="Times New Roman" w:hAnsi="Times New Roman" w:cs="Times New Roman"/>
        </w:rPr>
        <w:t xml:space="preserve"> </w:t>
      </w:r>
      <w:proofErr w:type="spellStart"/>
      <w:r w:rsidR="001B632D">
        <w:rPr>
          <w:rFonts w:ascii="Times New Roman" w:hAnsi="Times New Roman" w:cs="Times New Roman"/>
        </w:rPr>
        <w:t>berbayar</w:t>
      </w:r>
      <w:proofErr w:type="spellEnd"/>
      <w:r w:rsidR="001B632D">
        <w:rPr>
          <w:rFonts w:ascii="Times New Roman" w:hAnsi="Times New Roman" w:cs="Times New Roman"/>
        </w:rPr>
        <w:t xml:space="preserve">?” </w:t>
      </w:r>
      <w:proofErr w:type="spellStart"/>
      <w:r w:rsidR="00A55859">
        <w:rPr>
          <w:rFonts w:ascii="Times New Roman" w:hAnsi="Times New Roman" w:cs="Times New Roman"/>
        </w:rPr>
        <w:t>Mungkin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penasaran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mulai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merayapi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perasaannya</w:t>
      </w:r>
      <w:proofErr w:type="spellEnd"/>
      <w:r w:rsidR="00A55859">
        <w:rPr>
          <w:rFonts w:ascii="Times New Roman" w:hAnsi="Times New Roman" w:cs="Times New Roman"/>
        </w:rPr>
        <w:t xml:space="preserve">. </w:t>
      </w:r>
      <w:proofErr w:type="spellStart"/>
      <w:r w:rsidR="00A55859">
        <w:rPr>
          <w:rFonts w:ascii="Times New Roman" w:hAnsi="Times New Roman" w:cs="Times New Roman"/>
        </w:rPr>
        <w:t>Mengingat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bahwa</w:t>
      </w:r>
      <w:proofErr w:type="spellEnd"/>
      <w:r w:rsidR="00A55859">
        <w:rPr>
          <w:rFonts w:ascii="Times New Roman" w:hAnsi="Times New Roman" w:cs="Times New Roman"/>
        </w:rPr>
        <w:t xml:space="preserve"> di Surabaya </w:t>
      </w:r>
      <w:proofErr w:type="spellStart"/>
      <w:r w:rsidR="00A55859">
        <w:rPr>
          <w:rFonts w:ascii="Times New Roman" w:hAnsi="Times New Roman" w:cs="Times New Roman"/>
        </w:rPr>
        <w:t>agak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sulit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mendapatkan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cuti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A55859">
        <w:rPr>
          <w:rFonts w:ascii="Times New Roman" w:hAnsi="Times New Roman" w:cs="Times New Roman"/>
        </w:rPr>
        <w:t>berbayar</w:t>
      </w:r>
      <w:proofErr w:type="spellEnd"/>
      <w:r w:rsidR="00A55859">
        <w:rPr>
          <w:rFonts w:ascii="Times New Roman" w:hAnsi="Times New Roman" w:cs="Times New Roman"/>
        </w:rPr>
        <w:t xml:space="preserve">, </w:t>
      </w:r>
      <w:proofErr w:type="spellStart"/>
      <w:r w:rsidR="00A55859">
        <w:rPr>
          <w:rFonts w:ascii="Times New Roman" w:hAnsi="Times New Roman" w:cs="Times New Roman"/>
        </w:rPr>
        <w:t>apalagi</w:t>
      </w:r>
      <w:proofErr w:type="spellEnd"/>
      <w:r w:rsidR="00A55859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cuti</w:t>
      </w:r>
      <w:proofErr w:type="spellEnd"/>
      <w:r w:rsidR="00ED09AF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ku</w:t>
      </w:r>
      <w:proofErr w:type="spellEnd"/>
      <w:r w:rsidR="00ED09AF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terhitung</w:t>
      </w:r>
      <w:proofErr w:type="spellEnd"/>
      <w:r w:rsidR="00ED09AF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panjang</w:t>
      </w:r>
      <w:proofErr w:type="spellEnd"/>
      <w:r w:rsidR="00ED09AF">
        <w:rPr>
          <w:rFonts w:ascii="Times New Roman" w:hAnsi="Times New Roman" w:cs="Times New Roman"/>
        </w:rPr>
        <w:t xml:space="preserve"> dua </w:t>
      </w:r>
      <w:proofErr w:type="spellStart"/>
      <w:r w:rsidR="00ED09AF">
        <w:rPr>
          <w:rFonts w:ascii="Times New Roman" w:hAnsi="Times New Roman" w:cs="Times New Roman"/>
        </w:rPr>
        <w:t>minggu</w:t>
      </w:r>
      <w:proofErr w:type="spellEnd"/>
      <w:r w:rsidR="00ED09AF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lebih</w:t>
      </w:r>
      <w:proofErr w:type="spellEnd"/>
      <w:r w:rsidR="00ED09AF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tiga</w:t>
      </w:r>
      <w:proofErr w:type="spellEnd"/>
      <w:r w:rsidR="00ED09AF">
        <w:rPr>
          <w:rFonts w:ascii="Times New Roman" w:hAnsi="Times New Roman" w:cs="Times New Roman"/>
        </w:rPr>
        <w:t xml:space="preserve"> </w:t>
      </w:r>
      <w:proofErr w:type="spellStart"/>
      <w:r w:rsidR="00ED09AF">
        <w:rPr>
          <w:rFonts w:ascii="Times New Roman" w:hAnsi="Times New Roman" w:cs="Times New Roman"/>
        </w:rPr>
        <w:t>hari</w:t>
      </w:r>
      <w:proofErr w:type="spellEnd"/>
      <w:r w:rsidR="00ED09AF">
        <w:rPr>
          <w:rFonts w:ascii="Times New Roman" w:hAnsi="Times New Roman" w:cs="Times New Roman"/>
        </w:rPr>
        <w:t>.</w:t>
      </w:r>
      <w:r w:rsidR="00D93A3E">
        <w:rPr>
          <w:rFonts w:ascii="Times New Roman" w:hAnsi="Times New Roman" w:cs="Times New Roman"/>
        </w:rPr>
        <w:t xml:space="preserve"> </w:t>
      </w:r>
      <w:r w:rsidR="00E835A4">
        <w:rPr>
          <w:rFonts w:ascii="Times New Roman" w:hAnsi="Times New Roman" w:cs="Times New Roman"/>
        </w:rPr>
        <w:t xml:space="preserve">“Kan </w:t>
      </w:r>
      <w:proofErr w:type="spellStart"/>
      <w:r w:rsidR="00E835A4">
        <w:rPr>
          <w:rFonts w:ascii="Times New Roman" w:hAnsi="Times New Roman" w:cs="Times New Roman"/>
        </w:rPr>
        <w:t>aku</w:t>
      </w:r>
      <w:proofErr w:type="spellEnd"/>
      <w:r w:rsidR="00E835A4">
        <w:rPr>
          <w:rFonts w:ascii="Times New Roman" w:hAnsi="Times New Roman" w:cs="Times New Roman"/>
        </w:rPr>
        <w:t xml:space="preserve"> </w:t>
      </w:r>
      <w:proofErr w:type="spellStart"/>
      <w:r w:rsidR="00E835A4">
        <w:rPr>
          <w:rFonts w:ascii="Times New Roman" w:hAnsi="Times New Roman" w:cs="Times New Roman"/>
        </w:rPr>
        <w:t>ke</w:t>
      </w:r>
      <w:proofErr w:type="spellEnd"/>
      <w:r w:rsidR="00E835A4">
        <w:rPr>
          <w:rFonts w:ascii="Times New Roman" w:hAnsi="Times New Roman" w:cs="Times New Roman"/>
        </w:rPr>
        <w:t xml:space="preserve"> </w:t>
      </w:r>
      <w:proofErr w:type="spellStart"/>
      <w:r w:rsidR="00E835A4">
        <w:rPr>
          <w:rFonts w:ascii="Times New Roman" w:hAnsi="Times New Roman" w:cs="Times New Roman"/>
        </w:rPr>
        <w:t>sini</w:t>
      </w:r>
      <w:proofErr w:type="spellEnd"/>
      <w:r w:rsidR="00E835A4">
        <w:rPr>
          <w:rFonts w:ascii="Times New Roman" w:hAnsi="Times New Roman" w:cs="Times New Roman"/>
        </w:rPr>
        <w:t xml:space="preserve">, </w:t>
      </w:r>
      <w:proofErr w:type="spellStart"/>
      <w:r w:rsidR="00AE020D">
        <w:rPr>
          <w:rFonts w:ascii="Times New Roman" w:hAnsi="Times New Roman" w:cs="Times New Roman"/>
        </w:rPr>
        <w:t>cuti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tapi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aku</w:t>
      </w:r>
      <w:proofErr w:type="spellEnd"/>
      <w:r w:rsidR="00AE020D">
        <w:rPr>
          <w:rFonts w:ascii="Times New Roman" w:hAnsi="Times New Roman" w:cs="Times New Roman"/>
        </w:rPr>
        <w:t xml:space="preserve"> juga </w:t>
      </w:r>
      <w:proofErr w:type="spellStart"/>
      <w:r w:rsidR="00AE020D">
        <w:rPr>
          <w:rFonts w:ascii="Times New Roman" w:hAnsi="Times New Roman" w:cs="Times New Roman"/>
        </w:rPr>
        <w:t>bilang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sama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Eyang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kal</w:t>
      </w:r>
      <w:r w:rsidR="00CA2C9F">
        <w:rPr>
          <w:rFonts w:ascii="Times New Roman" w:hAnsi="Times New Roman" w:cs="Times New Roman"/>
        </w:rPr>
        <w:t>au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sekalian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bawa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proyek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AE020D">
        <w:rPr>
          <w:rFonts w:ascii="Times New Roman" w:hAnsi="Times New Roman" w:cs="Times New Roman"/>
        </w:rPr>
        <w:t>ini</w:t>
      </w:r>
      <w:proofErr w:type="spellEnd"/>
      <w:r w:rsidR="00AE020D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ke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sini</w:t>
      </w:r>
      <w:proofErr w:type="spellEnd"/>
      <w:r w:rsidR="00371D40">
        <w:rPr>
          <w:rFonts w:ascii="Times New Roman" w:hAnsi="Times New Roman" w:cs="Times New Roman"/>
        </w:rPr>
        <w:t xml:space="preserve">. Jadi </w:t>
      </w:r>
      <w:proofErr w:type="spellStart"/>
      <w:r w:rsidR="00371D40">
        <w:rPr>
          <w:rFonts w:ascii="Times New Roman" w:hAnsi="Times New Roman" w:cs="Times New Roman"/>
        </w:rPr>
        <w:t>besok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aku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nggak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bisa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bantu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banyak-banyak</w:t>
      </w:r>
      <w:proofErr w:type="spellEnd"/>
      <w:r w:rsidR="00371D40">
        <w:rPr>
          <w:rFonts w:ascii="Times New Roman" w:hAnsi="Times New Roman" w:cs="Times New Roman"/>
        </w:rPr>
        <w:t xml:space="preserve">. Maaf </w:t>
      </w:r>
      <w:proofErr w:type="spellStart"/>
      <w:r w:rsidR="00371D40">
        <w:rPr>
          <w:rFonts w:ascii="Times New Roman" w:hAnsi="Times New Roman" w:cs="Times New Roman"/>
        </w:rPr>
        <w:t>ya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Mbak</w:t>
      </w:r>
      <w:proofErr w:type="spellEnd"/>
      <w:r w:rsidR="00371D40">
        <w:rPr>
          <w:rFonts w:ascii="Times New Roman" w:hAnsi="Times New Roman" w:cs="Times New Roman"/>
        </w:rPr>
        <w:t xml:space="preserve">.” </w:t>
      </w:r>
      <w:proofErr w:type="spellStart"/>
      <w:r w:rsidR="00371D40">
        <w:rPr>
          <w:rFonts w:ascii="Times New Roman" w:hAnsi="Times New Roman" w:cs="Times New Roman"/>
        </w:rPr>
        <w:t>Ringisku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tak</w:t>
      </w:r>
      <w:proofErr w:type="spellEnd"/>
      <w:r w:rsidR="00371D40">
        <w:rPr>
          <w:rFonts w:ascii="Times New Roman" w:hAnsi="Times New Roman" w:cs="Times New Roman"/>
        </w:rPr>
        <w:t xml:space="preserve"> </w:t>
      </w:r>
      <w:proofErr w:type="spellStart"/>
      <w:r w:rsidR="00371D40">
        <w:rPr>
          <w:rFonts w:ascii="Times New Roman" w:hAnsi="Times New Roman" w:cs="Times New Roman"/>
        </w:rPr>
        <w:t>enak</w:t>
      </w:r>
      <w:proofErr w:type="spellEnd"/>
      <w:r w:rsidR="00371D40">
        <w:rPr>
          <w:rFonts w:ascii="Times New Roman" w:hAnsi="Times New Roman" w:cs="Times New Roman"/>
        </w:rPr>
        <w:t xml:space="preserve"> pada </w:t>
      </w:r>
      <w:proofErr w:type="spellStart"/>
      <w:r w:rsidR="00371D40">
        <w:rPr>
          <w:rFonts w:ascii="Times New Roman" w:hAnsi="Times New Roman" w:cs="Times New Roman"/>
        </w:rPr>
        <w:t>Mbak</w:t>
      </w:r>
      <w:proofErr w:type="spellEnd"/>
      <w:r w:rsidR="00371D40">
        <w:rPr>
          <w:rFonts w:ascii="Times New Roman" w:hAnsi="Times New Roman" w:cs="Times New Roman"/>
        </w:rPr>
        <w:t xml:space="preserve"> Ana. </w:t>
      </w:r>
      <w:r w:rsidR="00290EC0">
        <w:rPr>
          <w:rFonts w:ascii="Times New Roman" w:hAnsi="Times New Roman" w:cs="Times New Roman"/>
        </w:rPr>
        <w:t>“</w:t>
      </w:r>
      <w:proofErr w:type="spellStart"/>
      <w:r w:rsidR="00290EC0">
        <w:rPr>
          <w:rFonts w:ascii="Times New Roman" w:hAnsi="Times New Roman" w:cs="Times New Roman"/>
        </w:rPr>
        <w:t>Nggak</w:t>
      </w:r>
      <w:proofErr w:type="spellEnd"/>
      <w:r w:rsidR="00290EC0">
        <w:rPr>
          <w:rFonts w:ascii="Times New Roman" w:hAnsi="Times New Roman" w:cs="Times New Roman"/>
        </w:rPr>
        <w:t xml:space="preserve"> papa,</w:t>
      </w:r>
      <w:r w:rsidR="0060217F">
        <w:rPr>
          <w:rFonts w:ascii="Times New Roman" w:hAnsi="Times New Roman" w:cs="Times New Roman"/>
        </w:rPr>
        <w:t xml:space="preserve"> kaya </w:t>
      </w:r>
      <w:proofErr w:type="spellStart"/>
      <w:r w:rsidR="0060217F">
        <w:rPr>
          <w:rFonts w:ascii="Times New Roman" w:hAnsi="Times New Roman" w:cs="Times New Roman"/>
        </w:rPr>
        <w:t>sama</w:t>
      </w:r>
      <w:proofErr w:type="spellEnd"/>
      <w:r w:rsidR="0060217F">
        <w:rPr>
          <w:rFonts w:ascii="Times New Roman" w:hAnsi="Times New Roman" w:cs="Times New Roman"/>
        </w:rPr>
        <w:t xml:space="preserve"> </w:t>
      </w:r>
      <w:proofErr w:type="spellStart"/>
      <w:r w:rsidR="0060217F">
        <w:rPr>
          <w:rFonts w:ascii="Times New Roman" w:hAnsi="Times New Roman" w:cs="Times New Roman"/>
        </w:rPr>
        <w:t>siapa</w:t>
      </w:r>
      <w:proofErr w:type="spellEnd"/>
      <w:r w:rsidR="0060217F">
        <w:rPr>
          <w:rFonts w:ascii="Times New Roman" w:hAnsi="Times New Roman" w:cs="Times New Roman"/>
        </w:rPr>
        <w:t xml:space="preserve"> </w:t>
      </w:r>
      <w:proofErr w:type="spellStart"/>
      <w:r w:rsidR="0060217F">
        <w:rPr>
          <w:rFonts w:ascii="Times New Roman" w:hAnsi="Times New Roman" w:cs="Times New Roman"/>
        </w:rPr>
        <w:t>aja</w:t>
      </w:r>
      <w:proofErr w:type="spellEnd"/>
      <w:r w:rsidR="0060217F">
        <w:rPr>
          <w:rFonts w:ascii="Times New Roman" w:hAnsi="Times New Roman" w:cs="Times New Roman"/>
        </w:rPr>
        <w:t xml:space="preserve">. Kamu </w:t>
      </w:r>
      <w:proofErr w:type="spellStart"/>
      <w:r w:rsidR="0060217F">
        <w:rPr>
          <w:rFonts w:ascii="Times New Roman" w:hAnsi="Times New Roman" w:cs="Times New Roman"/>
        </w:rPr>
        <w:t>bisa</w:t>
      </w:r>
      <w:proofErr w:type="spellEnd"/>
      <w:r w:rsidR="0060217F">
        <w:rPr>
          <w:rFonts w:ascii="Times New Roman" w:hAnsi="Times New Roman" w:cs="Times New Roman"/>
        </w:rPr>
        <w:t xml:space="preserve"> </w:t>
      </w:r>
      <w:proofErr w:type="spellStart"/>
      <w:r w:rsidR="00463330">
        <w:rPr>
          <w:rFonts w:ascii="Times New Roman" w:hAnsi="Times New Roman" w:cs="Times New Roman"/>
        </w:rPr>
        <w:t>kesini</w:t>
      </w:r>
      <w:proofErr w:type="spellEnd"/>
      <w:r w:rsidR="00463330">
        <w:rPr>
          <w:rFonts w:ascii="Times New Roman" w:hAnsi="Times New Roman" w:cs="Times New Roman"/>
        </w:rPr>
        <w:t xml:space="preserve"> </w:t>
      </w:r>
      <w:proofErr w:type="spellStart"/>
      <w:r w:rsidR="00463330">
        <w:rPr>
          <w:rFonts w:ascii="Times New Roman" w:hAnsi="Times New Roman" w:cs="Times New Roman"/>
        </w:rPr>
        <w:t>aja</w:t>
      </w:r>
      <w:proofErr w:type="spellEnd"/>
      <w:r w:rsidR="00463330">
        <w:rPr>
          <w:rFonts w:ascii="Times New Roman" w:hAnsi="Times New Roman" w:cs="Times New Roman"/>
        </w:rPr>
        <w:t xml:space="preserve"> </w:t>
      </w:r>
      <w:proofErr w:type="spellStart"/>
      <w:r w:rsidR="00463330">
        <w:rPr>
          <w:rFonts w:ascii="Times New Roman" w:hAnsi="Times New Roman" w:cs="Times New Roman"/>
        </w:rPr>
        <w:t>udah</w:t>
      </w:r>
      <w:proofErr w:type="spellEnd"/>
      <w:r w:rsidR="00463330">
        <w:rPr>
          <w:rFonts w:ascii="Times New Roman" w:hAnsi="Times New Roman" w:cs="Times New Roman"/>
        </w:rPr>
        <w:t xml:space="preserve"> </w:t>
      </w:r>
      <w:proofErr w:type="spellStart"/>
      <w:r w:rsidR="00177635">
        <w:rPr>
          <w:rFonts w:ascii="Times New Roman" w:hAnsi="Times New Roman" w:cs="Times New Roman"/>
        </w:rPr>
        <w:t>seneng</w:t>
      </w:r>
      <w:proofErr w:type="spellEnd"/>
      <w:r w:rsidR="00177635">
        <w:rPr>
          <w:rFonts w:ascii="Times New Roman" w:hAnsi="Times New Roman" w:cs="Times New Roman"/>
        </w:rPr>
        <w:t xml:space="preserve">.” Sela </w:t>
      </w:r>
      <w:proofErr w:type="spellStart"/>
      <w:r w:rsidR="00177635" w:rsidRPr="00177635">
        <w:rPr>
          <w:rFonts w:ascii="Times New Roman" w:hAnsi="Times New Roman" w:cs="Times New Roman"/>
          <w:i/>
          <w:iCs/>
        </w:rPr>
        <w:t>Budhe</w:t>
      </w:r>
      <w:proofErr w:type="spellEnd"/>
      <w:r w:rsidR="00177635">
        <w:rPr>
          <w:rFonts w:ascii="Times New Roman" w:hAnsi="Times New Roman" w:cs="Times New Roman"/>
        </w:rPr>
        <w:t xml:space="preserve"> Ningsih.</w:t>
      </w:r>
    </w:p>
    <w:p w14:paraId="497BA4A3" w14:textId="77777777" w:rsidR="005F335F" w:rsidRDefault="00AC3E52" w:rsidP="00FF4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Emang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8C5E9E">
        <w:rPr>
          <w:rFonts w:ascii="Times New Roman" w:hAnsi="Times New Roman" w:cs="Times New Roman"/>
        </w:rPr>
        <w:t>tema</w:t>
      </w:r>
      <w:proofErr w:type="spellEnd"/>
      <w:r w:rsidR="008C5E9E">
        <w:rPr>
          <w:rFonts w:ascii="Times New Roman" w:hAnsi="Times New Roman" w:cs="Times New Roman"/>
        </w:rPr>
        <w:t xml:space="preserve"> </w:t>
      </w:r>
      <w:proofErr w:type="spellStart"/>
      <w:r w:rsidR="008C5E9E">
        <w:rPr>
          <w:rFonts w:ascii="Times New Roman" w:hAnsi="Times New Roman" w:cs="Times New Roman"/>
        </w:rPr>
        <w:t>peragaan</w:t>
      </w:r>
      <w:proofErr w:type="spellEnd"/>
      <w:r w:rsidR="008C5E9E">
        <w:rPr>
          <w:rFonts w:ascii="Times New Roman" w:hAnsi="Times New Roman" w:cs="Times New Roman"/>
        </w:rPr>
        <w:t xml:space="preserve"> </w:t>
      </w:r>
      <w:proofErr w:type="spellStart"/>
      <w:r w:rsidR="008C5E9E">
        <w:rPr>
          <w:rFonts w:ascii="Times New Roman" w:hAnsi="Times New Roman" w:cs="Times New Roman"/>
        </w:rPr>
        <w:t>busanamu</w:t>
      </w:r>
      <w:proofErr w:type="spellEnd"/>
      <w:r w:rsidR="008C5E9E">
        <w:rPr>
          <w:rFonts w:ascii="Times New Roman" w:hAnsi="Times New Roman" w:cs="Times New Roman"/>
        </w:rPr>
        <w:t xml:space="preserve"> </w:t>
      </w:r>
      <w:r w:rsidR="00FA7D36">
        <w:rPr>
          <w:rFonts w:ascii="Times New Roman" w:hAnsi="Times New Roman" w:cs="Times New Roman"/>
        </w:rPr>
        <w:t xml:space="preserve">kali </w:t>
      </w:r>
      <w:proofErr w:type="spellStart"/>
      <w:r w:rsidR="00FA7D36">
        <w:rPr>
          <w:rFonts w:ascii="Times New Roman" w:hAnsi="Times New Roman" w:cs="Times New Roman"/>
        </w:rPr>
        <w:t>ini</w:t>
      </w:r>
      <w:proofErr w:type="spellEnd"/>
      <w:r w:rsidR="00FA7D36">
        <w:rPr>
          <w:rFonts w:ascii="Times New Roman" w:hAnsi="Times New Roman" w:cs="Times New Roman"/>
        </w:rPr>
        <w:t xml:space="preserve"> </w:t>
      </w:r>
      <w:proofErr w:type="spellStart"/>
      <w:r w:rsidR="00FA7D36">
        <w:rPr>
          <w:rFonts w:ascii="Times New Roman" w:hAnsi="Times New Roman" w:cs="Times New Roman"/>
        </w:rPr>
        <w:t>apa</w:t>
      </w:r>
      <w:proofErr w:type="spellEnd"/>
      <w:r w:rsidR="00FA7D36">
        <w:rPr>
          <w:rFonts w:ascii="Times New Roman" w:hAnsi="Times New Roman" w:cs="Times New Roman"/>
        </w:rPr>
        <w:t xml:space="preserve">?” </w:t>
      </w:r>
      <w:proofErr w:type="spellStart"/>
      <w:r w:rsidR="00C83071">
        <w:rPr>
          <w:rFonts w:ascii="Times New Roman" w:hAnsi="Times New Roman" w:cs="Times New Roman"/>
        </w:rPr>
        <w:t>tanya</w:t>
      </w:r>
      <w:proofErr w:type="spellEnd"/>
      <w:r w:rsidR="00C83071">
        <w:rPr>
          <w:rFonts w:ascii="Times New Roman" w:hAnsi="Times New Roman" w:cs="Times New Roman"/>
        </w:rPr>
        <w:t xml:space="preserve"> </w:t>
      </w:r>
      <w:proofErr w:type="spellStart"/>
      <w:r w:rsidR="00C83071">
        <w:rPr>
          <w:rFonts w:ascii="Times New Roman" w:hAnsi="Times New Roman" w:cs="Times New Roman"/>
        </w:rPr>
        <w:t>Mbak</w:t>
      </w:r>
      <w:proofErr w:type="spellEnd"/>
      <w:r w:rsidR="00C83071">
        <w:rPr>
          <w:rFonts w:ascii="Times New Roman" w:hAnsi="Times New Roman" w:cs="Times New Roman"/>
        </w:rPr>
        <w:t xml:space="preserve"> Ana </w:t>
      </w:r>
      <w:proofErr w:type="spellStart"/>
      <w:r w:rsidR="00C83071">
        <w:rPr>
          <w:rFonts w:ascii="Times New Roman" w:hAnsi="Times New Roman" w:cs="Times New Roman"/>
        </w:rPr>
        <w:t>mencoba</w:t>
      </w:r>
      <w:proofErr w:type="spellEnd"/>
      <w:r w:rsidR="00C83071">
        <w:rPr>
          <w:rFonts w:ascii="Times New Roman" w:hAnsi="Times New Roman" w:cs="Times New Roman"/>
        </w:rPr>
        <w:t xml:space="preserve"> </w:t>
      </w:r>
      <w:proofErr w:type="spellStart"/>
      <w:r w:rsidR="00C83071">
        <w:rPr>
          <w:rFonts w:ascii="Times New Roman" w:hAnsi="Times New Roman" w:cs="Times New Roman"/>
        </w:rPr>
        <w:t>memahami</w:t>
      </w:r>
      <w:proofErr w:type="spellEnd"/>
      <w:r w:rsidR="00C83071">
        <w:rPr>
          <w:rFonts w:ascii="Times New Roman" w:hAnsi="Times New Roman" w:cs="Times New Roman"/>
        </w:rPr>
        <w:t xml:space="preserve"> </w:t>
      </w:r>
      <w:proofErr w:type="spellStart"/>
      <w:r w:rsidR="00237B6F">
        <w:rPr>
          <w:rFonts w:ascii="Times New Roman" w:hAnsi="Times New Roman" w:cs="Times New Roman"/>
        </w:rPr>
        <w:t>inspirasi</w:t>
      </w:r>
      <w:proofErr w:type="spellEnd"/>
      <w:r w:rsidR="00237B6F">
        <w:rPr>
          <w:rFonts w:ascii="Times New Roman" w:hAnsi="Times New Roman" w:cs="Times New Roman"/>
        </w:rPr>
        <w:t xml:space="preserve"> </w:t>
      </w:r>
      <w:proofErr w:type="spellStart"/>
      <w:r w:rsidR="00237B6F">
        <w:rPr>
          <w:rFonts w:ascii="Times New Roman" w:hAnsi="Times New Roman" w:cs="Times New Roman"/>
        </w:rPr>
        <w:t>apa</w:t>
      </w:r>
      <w:proofErr w:type="spellEnd"/>
      <w:r w:rsidR="00237B6F">
        <w:rPr>
          <w:rFonts w:ascii="Times New Roman" w:hAnsi="Times New Roman" w:cs="Times New Roman"/>
        </w:rPr>
        <w:t xml:space="preserve"> yang </w:t>
      </w:r>
      <w:proofErr w:type="spellStart"/>
      <w:r w:rsidR="00237B6F">
        <w:rPr>
          <w:rFonts w:ascii="Times New Roman" w:hAnsi="Times New Roman" w:cs="Times New Roman"/>
        </w:rPr>
        <w:t>kucari</w:t>
      </w:r>
      <w:proofErr w:type="spellEnd"/>
      <w:r w:rsidR="00237B6F">
        <w:rPr>
          <w:rFonts w:ascii="Times New Roman" w:hAnsi="Times New Roman" w:cs="Times New Roman"/>
        </w:rPr>
        <w:t>. “</w:t>
      </w:r>
      <w:r w:rsidR="00DC78E8">
        <w:rPr>
          <w:rFonts w:ascii="Times New Roman" w:hAnsi="Times New Roman" w:cs="Times New Roman"/>
        </w:rPr>
        <w:t xml:space="preserve">Kalo </w:t>
      </w:r>
      <w:proofErr w:type="spellStart"/>
      <w:r w:rsidR="00DC78E8">
        <w:rPr>
          <w:rFonts w:ascii="Times New Roman" w:hAnsi="Times New Roman" w:cs="Times New Roman"/>
        </w:rPr>
        <w:t>temanya</w:t>
      </w:r>
      <w:proofErr w:type="spellEnd"/>
      <w:r w:rsidR="00DC78E8">
        <w:rPr>
          <w:rFonts w:ascii="Times New Roman" w:hAnsi="Times New Roman" w:cs="Times New Roman"/>
        </w:rPr>
        <w:t xml:space="preserve"> ‘</w:t>
      </w:r>
      <w:proofErr w:type="spellStart"/>
      <w:r w:rsidR="00DC78E8">
        <w:rPr>
          <w:rFonts w:ascii="Times New Roman" w:hAnsi="Times New Roman" w:cs="Times New Roman"/>
        </w:rPr>
        <w:t>Ke</w:t>
      </w:r>
      <w:r w:rsidR="006B0923">
        <w:rPr>
          <w:rFonts w:ascii="Times New Roman" w:hAnsi="Times New Roman" w:cs="Times New Roman"/>
        </w:rPr>
        <w:t>cantikan</w:t>
      </w:r>
      <w:proofErr w:type="spellEnd"/>
      <w:r w:rsidR="006B0923">
        <w:rPr>
          <w:rFonts w:ascii="Times New Roman" w:hAnsi="Times New Roman" w:cs="Times New Roman"/>
        </w:rPr>
        <w:t xml:space="preserve"> Lawas’, </w:t>
      </w:r>
      <w:proofErr w:type="spellStart"/>
      <w:r w:rsidR="006B0923">
        <w:rPr>
          <w:rFonts w:ascii="Times New Roman" w:hAnsi="Times New Roman" w:cs="Times New Roman"/>
        </w:rPr>
        <w:t>harusnya</w:t>
      </w:r>
      <w:proofErr w:type="spellEnd"/>
      <w:r w:rsidR="006B0923">
        <w:rPr>
          <w:rFonts w:ascii="Times New Roman" w:hAnsi="Times New Roman" w:cs="Times New Roman"/>
        </w:rPr>
        <w:t xml:space="preserve"> kayak </w:t>
      </w:r>
      <w:r w:rsidR="005A1EF2">
        <w:rPr>
          <w:rFonts w:ascii="Times New Roman" w:hAnsi="Times New Roman" w:cs="Times New Roman"/>
        </w:rPr>
        <w:t xml:space="preserve">kebaya </w:t>
      </w:r>
      <w:proofErr w:type="spellStart"/>
      <w:r w:rsidR="005A1EF2">
        <w:rPr>
          <w:rFonts w:ascii="Times New Roman" w:hAnsi="Times New Roman" w:cs="Times New Roman"/>
        </w:rPr>
        <w:t>sama</w:t>
      </w:r>
      <w:proofErr w:type="spellEnd"/>
      <w:r w:rsidR="005A1EF2">
        <w:rPr>
          <w:rFonts w:ascii="Times New Roman" w:hAnsi="Times New Roman" w:cs="Times New Roman"/>
        </w:rPr>
        <w:t xml:space="preserve"> batik </w:t>
      </w:r>
      <w:proofErr w:type="spellStart"/>
      <w:r w:rsidR="005A1EF2">
        <w:rPr>
          <w:rFonts w:ascii="Times New Roman" w:hAnsi="Times New Roman" w:cs="Times New Roman"/>
        </w:rPr>
        <w:t>nggak</w:t>
      </w:r>
      <w:proofErr w:type="spellEnd"/>
      <w:r w:rsidR="005A1EF2">
        <w:rPr>
          <w:rFonts w:ascii="Times New Roman" w:hAnsi="Times New Roman" w:cs="Times New Roman"/>
        </w:rPr>
        <w:t xml:space="preserve"> </w:t>
      </w:r>
      <w:proofErr w:type="spellStart"/>
      <w:r w:rsidR="005A1EF2">
        <w:rPr>
          <w:rFonts w:ascii="Times New Roman" w:hAnsi="Times New Roman" w:cs="Times New Roman"/>
        </w:rPr>
        <w:t>sih</w:t>
      </w:r>
      <w:proofErr w:type="spellEnd"/>
      <w:r w:rsidR="005A1EF2">
        <w:rPr>
          <w:rFonts w:ascii="Times New Roman" w:hAnsi="Times New Roman" w:cs="Times New Roman"/>
        </w:rPr>
        <w:t xml:space="preserve">?” </w:t>
      </w:r>
      <w:r w:rsidR="00921EFC">
        <w:rPr>
          <w:rFonts w:ascii="Times New Roman" w:hAnsi="Times New Roman" w:cs="Times New Roman"/>
        </w:rPr>
        <w:t xml:space="preserve">Aku </w:t>
      </w:r>
      <w:proofErr w:type="spellStart"/>
      <w:r w:rsidR="00921EFC">
        <w:rPr>
          <w:rFonts w:ascii="Times New Roman" w:hAnsi="Times New Roman" w:cs="Times New Roman"/>
        </w:rPr>
        <w:t>mulai</w:t>
      </w:r>
      <w:proofErr w:type="spellEnd"/>
      <w:r w:rsidR="00921EFC">
        <w:rPr>
          <w:rFonts w:ascii="Times New Roman" w:hAnsi="Times New Roman" w:cs="Times New Roman"/>
        </w:rPr>
        <w:t xml:space="preserve"> </w:t>
      </w:r>
      <w:proofErr w:type="spellStart"/>
      <w:r w:rsidR="00921EFC">
        <w:rPr>
          <w:rFonts w:ascii="Times New Roman" w:hAnsi="Times New Roman" w:cs="Times New Roman"/>
        </w:rPr>
        <w:t>meminta</w:t>
      </w:r>
      <w:proofErr w:type="spellEnd"/>
      <w:r w:rsidR="00921EFC">
        <w:rPr>
          <w:rFonts w:ascii="Times New Roman" w:hAnsi="Times New Roman" w:cs="Times New Roman"/>
        </w:rPr>
        <w:t xml:space="preserve"> saran </w:t>
      </w:r>
      <w:proofErr w:type="spellStart"/>
      <w:r w:rsidR="00921EFC">
        <w:rPr>
          <w:rFonts w:ascii="Times New Roman" w:hAnsi="Times New Roman" w:cs="Times New Roman"/>
        </w:rPr>
        <w:t>dari</w:t>
      </w:r>
      <w:proofErr w:type="spellEnd"/>
      <w:r w:rsidR="00921EFC">
        <w:rPr>
          <w:rFonts w:ascii="Times New Roman" w:hAnsi="Times New Roman" w:cs="Times New Roman"/>
        </w:rPr>
        <w:t xml:space="preserve"> </w:t>
      </w:r>
      <w:proofErr w:type="spellStart"/>
      <w:r w:rsidR="00921EFC">
        <w:rPr>
          <w:rFonts w:ascii="Times New Roman" w:hAnsi="Times New Roman" w:cs="Times New Roman"/>
        </w:rPr>
        <w:t>Mbak</w:t>
      </w:r>
      <w:proofErr w:type="spellEnd"/>
      <w:r w:rsidR="00921EFC">
        <w:rPr>
          <w:rFonts w:ascii="Times New Roman" w:hAnsi="Times New Roman" w:cs="Times New Roman"/>
        </w:rPr>
        <w:t xml:space="preserve"> Ana. </w:t>
      </w:r>
      <w:r w:rsidR="00FB5D24">
        <w:rPr>
          <w:rFonts w:ascii="Times New Roman" w:hAnsi="Times New Roman" w:cs="Times New Roman"/>
        </w:rPr>
        <w:t>“</w:t>
      </w:r>
      <w:proofErr w:type="spellStart"/>
      <w:r w:rsidR="00FB5D24">
        <w:rPr>
          <w:rFonts w:ascii="Times New Roman" w:hAnsi="Times New Roman" w:cs="Times New Roman"/>
        </w:rPr>
        <w:t>Harusnya</w:t>
      </w:r>
      <w:proofErr w:type="spellEnd"/>
      <w:r w:rsidR="00FB5D24">
        <w:rPr>
          <w:rFonts w:ascii="Times New Roman" w:hAnsi="Times New Roman" w:cs="Times New Roman"/>
        </w:rPr>
        <w:t xml:space="preserve"> </w:t>
      </w:r>
      <w:proofErr w:type="spellStart"/>
      <w:r w:rsidR="00FB5D24">
        <w:rPr>
          <w:rFonts w:ascii="Times New Roman" w:hAnsi="Times New Roman" w:cs="Times New Roman"/>
        </w:rPr>
        <w:t>sih</w:t>
      </w:r>
      <w:proofErr w:type="spellEnd"/>
      <w:r w:rsidR="00FB5D24">
        <w:rPr>
          <w:rFonts w:ascii="Times New Roman" w:hAnsi="Times New Roman" w:cs="Times New Roman"/>
        </w:rPr>
        <w:t xml:space="preserve">, </w:t>
      </w:r>
      <w:proofErr w:type="spellStart"/>
      <w:r w:rsidR="00FB5D24">
        <w:rPr>
          <w:rFonts w:ascii="Times New Roman" w:hAnsi="Times New Roman" w:cs="Times New Roman"/>
        </w:rPr>
        <w:t>iya</w:t>
      </w:r>
      <w:proofErr w:type="spellEnd"/>
      <w:r w:rsidR="00FB5D24">
        <w:rPr>
          <w:rFonts w:ascii="Times New Roman" w:hAnsi="Times New Roman" w:cs="Times New Roman"/>
        </w:rPr>
        <w:t xml:space="preserve">. </w:t>
      </w:r>
      <w:proofErr w:type="spellStart"/>
      <w:r w:rsidR="00FB5D24">
        <w:rPr>
          <w:rFonts w:ascii="Times New Roman" w:hAnsi="Times New Roman" w:cs="Times New Roman"/>
        </w:rPr>
        <w:t>Memangnya</w:t>
      </w:r>
      <w:proofErr w:type="spellEnd"/>
      <w:r w:rsidR="00FB5D24">
        <w:rPr>
          <w:rFonts w:ascii="Times New Roman" w:hAnsi="Times New Roman" w:cs="Times New Roman"/>
        </w:rPr>
        <w:t xml:space="preserve"> kalo </w:t>
      </w:r>
      <w:proofErr w:type="spellStart"/>
      <w:r w:rsidR="00FB5D24">
        <w:rPr>
          <w:rFonts w:ascii="Times New Roman" w:hAnsi="Times New Roman" w:cs="Times New Roman"/>
        </w:rPr>
        <w:t>kamu</w:t>
      </w:r>
      <w:proofErr w:type="spellEnd"/>
      <w:r w:rsidR="00FB5D24">
        <w:rPr>
          <w:rFonts w:ascii="Times New Roman" w:hAnsi="Times New Roman" w:cs="Times New Roman"/>
        </w:rPr>
        <w:t xml:space="preserve"> </w:t>
      </w:r>
      <w:proofErr w:type="spellStart"/>
      <w:r w:rsidR="00FB5D24">
        <w:rPr>
          <w:rFonts w:ascii="Times New Roman" w:hAnsi="Times New Roman" w:cs="Times New Roman"/>
        </w:rPr>
        <w:t>denger</w:t>
      </w:r>
      <w:proofErr w:type="spellEnd"/>
      <w:r w:rsidR="00FB5D24">
        <w:rPr>
          <w:rFonts w:ascii="Times New Roman" w:hAnsi="Times New Roman" w:cs="Times New Roman"/>
        </w:rPr>
        <w:t xml:space="preserve"> kata </w:t>
      </w:r>
      <w:proofErr w:type="spellStart"/>
      <w:r w:rsidR="00FB5D24">
        <w:rPr>
          <w:rFonts w:ascii="Times New Roman" w:hAnsi="Times New Roman" w:cs="Times New Roman"/>
        </w:rPr>
        <w:t>lawas</w:t>
      </w:r>
      <w:proofErr w:type="spellEnd"/>
      <w:r w:rsidR="00FB5D24">
        <w:rPr>
          <w:rFonts w:ascii="Times New Roman" w:hAnsi="Times New Roman" w:cs="Times New Roman"/>
        </w:rPr>
        <w:t xml:space="preserve"> yang </w:t>
      </w:r>
      <w:proofErr w:type="spellStart"/>
      <w:r w:rsidR="00FB5D24">
        <w:rPr>
          <w:rFonts w:ascii="Times New Roman" w:hAnsi="Times New Roman" w:cs="Times New Roman"/>
        </w:rPr>
        <w:t>ada</w:t>
      </w:r>
      <w:proofErr w:type="spellEnd"/>
      <w:r w:rsidR="00FB5D24">
        <w:rPr>
          <w:rFonts w:ascii="Times New Roman" w:hAnsi="Times New Roman" w:cs="Times New Roman"/>
        </w:rPr>
        <w:t xml:space="preserve"> di </w:t>
      </w:r>
      <w:proofErr w:type="spellStart"/>
      <w:r w:rsidR="00FB5D24">
        <w:rPr>
          <w:rFonts w:ascii="Times New Roman" w:hAnsi="Times New Roman" w:cs="Times New Roman"/>
        </w:rPr>
        <w:t>benak</w:t>
      </w:r>
      <w:r w:rsidR="00717B30">
        <w:rPr>
          <w:rFonts w:ascii="Times New Roman" w:hAnsi="Times New Roman" w:cs="Times New Roman"/>
        </w:rPr>
        <w:t>mu</w:t>
      </w:r>
      <w:proofErr w:type="spellEnd"/>
      <w:r w:rsidR="00717B30">
        <w:rPr>
          <w:rFonts w:ascii="Times New Roman" w:hAnsi="Times New Roman" w:cs="Times New Roman"/>
        </w:rPr>
        <w:t xml:space="preserve">, kalo </w:t>
      </w:r>
      <w:proofErr w:type="spellStart"/>
      <w:r w:rsidR="00717B30">
        <w:rPr>
          <w:rFonts w:ascii="Times New Roman" w:hAnsi="Times New Roman" w:cs="Times New Roman"/>
        </w:rPr>
        <w:t>nggak</w:t>
      </w:r>
      <w:proofErr w:type="spellEnd"/>
      <w:r w:rsidR="00717B30">
        <w:rPr>
          <w:rFonts w:ascii="Times New Roman" w:hAnsi="Times New Roman" w:cs="Times New Roman"/>
        </w:rPr>
        <w:t xml:space="preserve"> batik </w:t>
      </w:r>
      <w:proofErr w:type="spellStart"/>
      <w:r w:rsidR="00717B30">
        <w:rPr>
          <w:rFonts w:ascii="Times New Roman" w:hAnsi="Times New Roman" w:cs="Times New Roman"/>
        </w:rPr>
        <w:t>sama</w:t>
      </w:r>
      <w:proofErr w:type="spellEnd"/>
      <w:r w:rsidR="00717B30">
        <w:rPr>
          <w:rFonts w:ascii="Times New Roman" w:hAnsi="Times New Roman" w:cs="Times New Roman"/>
        </w:rPr>
        <w:t xml:space="preserve"> kebaya? “ </w:t>
      </w:r>
      <w:proofErr w:type="spellStart"/>
      <w:r w:rsidR="00677181">
        <w:rPr>
          <w:rFonts w:ascii="Times New Roman" w:hAnsi="Times New Roman" w:cs="Times New Roman"/>
        </w:rPr>
        <w:t>Respons</w:t>
      </w:r>
      <w:proofErr w:type="spellEnd"/>
      <w:r w:rsidR="00677181">
        <w:rPr>
          <w:rFonts w:ascii="Times New Roman" w:hAnsi="Times New Roman" w:cs="Times New Roman"/>
        </w:rPr>
        <w:t xml:space="preserve"> </w:t>
      </w:r>
      <w:proofErr w:type="spellStart"/>
      <w:r w:rsidR="00677181">
        <w:rPr>
          <w:rFonts w:ascii="Times New Roman" w:hAnsi="Times New Roman" w:cs="Times New Roman"/>
        </w:rPr>
        <w:t>Mbak</w:t>
      </w:r>
      <w:proofErr w:type="spellEnd"/>
      <w:r w:rsidR="00677181">
        <w:rPr>
          <w:rFonts w:ascii="Times New Roman" w:hAnsi="Times New Roman" w:cs="Times New Roman"/>
        </w:rPr>
        <w:t xml:space="preserve"> Ana </w:t>
      </w:r>
      <w:proofErr w:type="spellStart"/>
      <w:r w:rsidR="0074533D">
        <w:rPr>
          <w:rFonts w:ascii="Times New Roman" w:hAnsi="Times New Roman" w:cs="Times New Roman"/>
        </w:rPr>
        <w:t>membenarkan</w:t>
      </w:r>
      <w:proofErr w:type="spellEnd"/>
      <w:r w:rsidR="0074533D">
        <w:rPr>
          <w:rFonts w:ascii="Times New Roman" w:hAnsi="Times New Roman" w:cs="Times New Roman"/>
        </w:rPr>
        <w:t xml:space="preserve"> </w:t>
      </w:r>
      <w:proofErr w:type="spellStart"/>
      <w:r w:rsidR="0074533D">
        <w:rPr>
          <w:rFonts w:ascii="Times New Roman" w:hAnsi="Times New Roman" w:cs="Times New Roman"/>
        </w:rPr>
        <w:t>pikiranku</w:t>
      </w:r>
      <w:proofErr w:type="spellEnd"/>
      <w:r w:rsidR="0074533D">
        <w:rPr>
          <w:rFonts w:ascii="Times New Roman" w:hAnsi="Times New Roman" w:cs="Times New Roman"/>
        </w:rPr>
        <w:t xml:space="preserve">. “Ya, </w:t>
      </w:r>
      <w:proofErr w:type="spellStart"/>
      <w:r w:rsidR="0074533D">
        <w:rPr>
          <w:rFonts w:ascii="Times New Roman" w:hAnsi="Times New Roman" w:cs="Times New Roman"/>
        </w:rPr>
        <w:t>mungkin</w:t>
      </w:r>
      <w:proofErr w:type="spellEnd"/>
      <w:r w:rsidR="0074533D">
        <w:rPr>
          <w:rFonts w:ascii="Times New Roman" w:hAnsi="Times New Roman" w:cs="Times New Roman"/>
        </w:rPr>
        <w:t xml:space="preserve"> </w:t>
      </w:r>
      <w:proofErr w:type="spellStart"/>
      <w:r w:rsidR="0074533D">
        <w:rPr>
          <w:rFonts w:ascii="Times New Roman" w:hAnsi="Times New Roman" w:cs="Times New Roman"/>
        </w:rPr>
        <w:t>aja</w:t>
      </w:r>
      <w:proofErr w:type="spellEnd"/>
      <w:r w:rsidR="0074533D">
        <w:rPr>
          <w:rFonts w:ascii="Times New Roman" w:hAnsi="Times New Roman" w:cs="Times New Roman"/>
        </w:rPr>
        <w:t xml:space="preserve"> yang </w:t>
      </w:r>
      <w:proofErr w:type="spellStart"/>
      <w:r w:rsidR="0074533D">
        <w:rPr>
          <w:rFonts w:ascii="Times New Roman" w:hAnsi="Times New Roman" w:cs="Times New Roman"/>
        </w:rPr>
        <w:t>dipikirin</w:t>
      </w:r>
      <w:proofErr w:type="spellEnd"/>
      <w:r w:rsidR="002B58F4">
        <w:rPr>
          <w:rFonts w:ascii="Times New Roman" w:hAnsi="Times New Roman" w:cs="Times New Roman"/>
        </w:rPr>
        <w:t xml:space="preserve"> </w:t>
      </w:r>
      <w:proofErr w:type="spellStart"/>
      <w:r w:rsidR="002B58F4">
        <w:rPr>
          <w:rFonts w:ascii="Times New Roman" w:hAnsi="Times New Roman" w:cs="Times New Roman"/>
        </w:rPr>
        <w:t>gaun-gaun</w:t>
      </w:r>
      <w:proofErr w:type="spellEnd"/>
      <w:r w:rsidR="002B58F4">
        <w:rPr>
          <w:rFonts w:ascii="Times New Roman" w:hAnsi="Times New Roman" w:cs="Times New Roman"/>
        </w:rPr>
        <w:t xml:space="preserve"> Noni-</w:t>
      </w:r>
      <w:r w:rsidR="00421C40">
        <w:rPr>
          <w:rFonts w:ascii="Times New Roman" w:hAnsi="Times New Roman" w:cs="Times New Roman"/>
        </w:rPr>
        <w:t xml:space="preserve">noni Belanda.” </w:t>
      </w:r>
      <w:proofErr w:type="spellStart"/>
      <w:r w:rsidR="00421C40">
        <w:rPr>
          <w:rFonts w:ascii="Times New Roman" w:hAnsi="Times New Roman" w:cs="Times New Roman"/>
        </w:rPr>
        <w:t>Candaku</w:t>
      </w:r>
      <w:proofErr w:type="spellEnd"/>
      <w:r w:rsidR="00421C40">
        <w:rPr>
          <w:rFonts w:ascii="Times New Roman" w:hAnsi="Times New Roman" w:cs="Times New Roman"/>
        </w:rPr>
        <w:t xml:space="preserve">. “Ya, </w:t>
      </w:r>
      <w:proofErr w:type="spellStart"/>
      <w:r w:rsidR="00421C40">
        <w:rPr>
          <w:rFonts w:ascii="Times New Roman" w:hAnsi="Times New Roman" w:cs="Times New Roman"/>
        </w:rPr>
        <w:t>nggak</w:t>
      </w:r>
      <w:proofErr w:type="spellEnd"/>
      <w:r w:rsidR="00421C40">
        <w:rPr>
          <w:rFonts w:ascii="Times New Roman" w:hAnsi="Times New Roman" w:cs="Times New Roman"/>
        </w:rPr>
        <w:t xml:space="preserve"> </w:t>
      </w:r>
      <w:proofErr w:type="spellStart"/>
      <w:r w:rsidR="00AB2B40">
        <w:rPr>
          <w:rFonts w:ascii="Times New Roman" w:hAnsi="Times New Roman" w:cs="Times New Roman"/>
        </w:rPr>
        <w:t>menutup</w:t>
      </w:r>
      <w:proofErr w:type="spellEnd"/>
      <w:r w:rsidR="00AB2B40">
        <w:rPr>
          <w:rFonts w:ascii="Times New Roman" w:hAnsi="Times New Roman" w:cs="Times New Roman"/>
        </w:rPr>
        <w:t xml:space="preserve"> </w:t>
      </w:r>
      <w:proofErr w:type="spellStart"/>
      <w:r w:rsidR="00AB2B40">
        <w:rPr>
          <w:rFonts w:ascii="Times New Roman" w:hAnsi="Times New Roman" w:cs="Times New Roman"/>
        </w:rPr>
        <w:t>kemungkinan</w:t>
      </w:r>
      <w:proofErr w:type="spellEnd"/>
      <w:r w:rsidR="00AB2B40">
        <w:rPr>
          <w:rFonts w:ascii="Times New Roman" w:hAnsi="Times New Roman" w:cs="Times New Roman"/>
        </w:rPr>
        <w:t xml:space="preserve"> </w:t>
      </w:r>
      <w:proofErr w:type="spellStart"/>
      <w:r w:rsidR="005F335F">
        <w:rPr>
          <w:rFonts w:ascii="Times New Roman" w:hAnsi="Times New Roman" w:cs="Times New Roman"/>
        </w:rPr>
        <w:t>sih</w:t>
      </w:r>
      <w:proofErr w:type="spellEnd"/>
      <w:r w:rsidR="005F335F">
        <w:rPr>
          <w:rFonts w:ascii="Times New Roman" w:hAnsi="Times New Roman" w:cs="Times New Roman"/>
        </w:rPr>
        <w:t xml:space="preserve">.” Balas </w:t>
      </w:r>
      <w:proofErr w:type="spellStart"/>
      <w:r w:rsidR="005F335F">
        <w:rPr>
          <w:rFonts w:ascii="Times New Roman" w:hAnsi="Times New Roman" w:cs="Times New Roman"/>
        </w:rPr>
        <w:t>Mbak</w:t>
      </w:r>
      <w:proofErr w:type="spellEnd"/>
      <w:r w:rsidR="005F335F">
        <w:rPr>
          <w:rFonts w:ascii="Times New Roman" w:hAnsi="Times New Roman" w:cs="Times New Roman"/>
        </w:rPr>
        <w:t xml:space="preserve"> Ana </w:t>
      </w:r>
      <w:proofErr w:type="spellStart"/>
      <w:r w:rsidR="005F335F">
        <w:rPr>
          <w:rFonts w:ascii="Times New Roman" w:hAnsi="Times New Roman" w:cs="Times New Roman"/>
        </w:rPr>
        <w:t>sambil</w:t>
      </w:r>
      <w:proofErr w:type="spellEnd"/>
      <w:r w:rsidR="005F335F">
        <w:rPr>
          <w:rFonts w:ascii="Times New Roman" w:hAnsi="Times New Roman" w:cs="Times New Roman"/>
        </w:rPr>
        <w:t xml:space="preserve"> </w:t>
      </w:r>
      <w:proofErr w:type="spellStart"/>
      <w:r w:rsidR="005F335F">
        <w:rPr>
          <w:rFonts w:ascii="Times New Roman" w:hAnsi="Times New Roman" w:cs="Times New Roman"/>
        </w:rPr>
        <w:t>mangut-mangut</w:t>
      </w:r>
      <w:proofErr w:type="spellEnd"/>
      <w:r w:rsidR="005F335F">
        <w:rPr>
          <w:rFonts w:ascii="Times New Roman" w:hAnsi="Times New Roman" w:cs="Times New Roman"/>
        </w:rPr>
        <w:t>.</w:t>
      </w:r>
    </w:p>
    <w:p w14:paraId="42A1C20C" w14:textId="26F7C391" w:rsidR="00BD2760" w:rsidRDefault="005F335F" w:rsidP="00FF4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Besok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acaranya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ngapain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Mbak</w:t>
      </w:r>
      <w:proofErr w:type="spellEnd"/>
      <w:r>
        <w:rPr>
          <w:rFonts w:ascii="Times New Roman" w:hAnsi="Times New Roman" w:cs="Times New Roman"/>
        </w:rPr>
        <w:t xml:space="preserve">?” </w:t>
      </w:r>
      <w:r w:rsidR="001F6095">
        <w:rPr>
          <w:rFonts w:ascii="Times New Roman" w:hAnsi="Times New Roman" w:cs="Times New Roman"/>
        </w:rPr>
        <w:t xml:space="preserve">Aku </w:t>
      </w:r>
      <w:proofErr w:type="spellStart"/>
      <w:r w:rsidR="001F6095">
        <w:rPr>
          <w:rFonts w:ascii="Times New Roman" w:hAnsi="Times New Roman" w:cs="Times New Roman"/>
        </w:rPr>
        <w:t>penasaran</w:t>
      </w:r>
      <w:proofErr w:type="spellEnd"/>
      <w:r w:rsidR="001F6095">
        <w:rPr>
          <w:rFonts w:ascii="Times New Roman" w:hAnsi="Times New Roman" w:cs="Times New Roman"/>
        </w:rPr>
        <w:t xml:space="preserve"> </w:t>
      </w:r>
      <w:proofErr w:type="spellStart"/>
      <w:r w:rsidR="001F6095">
        <w:rPr>
          <w:rFonts w:ascii="Times New Roman" w:hAnsi="Times New Roman" w:cs="Times New Roman"/>
        </w:rPr>
        <w:t>dengan</w:t>
      </w:r>
      <w:proofErr w:type="spellEnd"/>
      <w:r w:rsidR="001F6095">
        <w:rPr>
          <w:rFonts w:ascii="Times New Roman" w:hAnsi="Times New Roman" w:cs="Times New Roman"/>
        </w:rPr>
        <w:t xml:space="preserve"> </w:t>
      </w:r>
      <w:proofErr w:type="spellStart"/>
      <w:r w:rsidR="001F6095">
        <w:rPr>
          <w:rFonts w:ascii="Times New Roman" w:hAnsi="Times New Roman" w:cs="Times New Roman"/>
        </w:rPr>
        <w:t>prosesi</w:t>
      </w:r>
      <w:proofErr w:type="spellEnd"/>
      <w:r w:rsidR="001F6095">
        <w:rPr>
          <w:rFonts w:ascii="Times New Roman" w:hAnsi="Times New Roman" w:cs="Times New Roman"/>
        </w:rPr>
        <w:t xml:space="preserve"> </w:t>
      </w:r>
      <w:r w:rsidR="007549DE">
        <w:rPr>
          <w:rFonts w:ascii="Times New Roman" w:hAnsi="Times New Roman" w:cs="Times New Roman"/>
        </w:rPr>
        <w:t xml:space="preserve">yang </w:t>
      </w:r>
      <w:proofErr w:type="spellStart"/>
      <w:r w:rsidR="007549DE">
        <w:rPr>
          <w:rFonts w:ascii="Times New Roman" w:hAnsi="Times New Roman" w:cs="Times New Roman"/>
        </w:rPr>
        <w:t>akan</w:t>
      </w:r>
      <w:proofErr w:type="spellEnd"/>
      <w:r w:rsidR="007549DE">
        <w:rPr>
          <w:rFonts w:ascii="Times New Roman" w:hAnsi="Times New Roman" w:cs="Times New Roman"/>
        </w:rPr>
        <w:t xml:space="preserve"> </w:t>
      </w:r>
      <w:proofErr w:type="spellStart"/>
      <w:r w:rsidR="007549DE">
        <w:rPr>
          <w:rFonts w:ascii="Times New Roman" w:hAnsi="Times New Roman" w:cs="Times New Roman"/>
        </w:rPr>
        <w:t>ia</w:t>
      </w:r>
      <w:proofErr w:type="spellEnd"/>
      <w:r w:rsidR="007549DE">
        <w:rPr>
          <w:rFonts w:ascii="Times New Roman" w:hAnsi="Times New Roman" w:cs="Times New Roman"/>
        </w:rPr>
        <w:t xml:space="preserve"> </w:t>
      </w:r>
      <w:proofErr w:type="spellStart"/>
      <w:r w:rsidR="007549DE">
        <w:rPr>
          <w:rFonts w:ascii="Times New Roman" w:hAnsi="Times New Roman" w:cs="Times New Roman"/>
        </w:rPr>
        <w:t>lakukan</w:t>
      </w:r>
      <w:proofErr w:type="spellEnd"/>
      <w:r w:rsidR="007549DE">
        <w:rPr>
          <w:rFonts w:ascii="Times New Roman" w:hAnsi="Times New Roman" w:cs="Times New Roman"/>
        </w:rPr>
        <w:t xml:space="preserve"> </w:t>
      </w:r>
      <w:proofErr w:type="spellStart"/>
      <w:r w:rsidR="007549DE">
        <w:rPr>
          <w:rFonts w:ascii="Times New Roman" w:hAnsi="Times New Roman" w:cs="Times New Roman"/>
        </w:rPr>
        <w:t>besok</w:t>
      </w:r>
      <w:proofErr w:type="spellEnd"/>
      <w:r w:rsidR="007549DE">
        <w:rPr>
          <w:rFonts w:ascii="Times New Roman" w:hAnsi="Times New Roman" w:cs="Times New Roman"/>
        </w:rPr>
        <w:t xml:space="preserve">. </w:t>
      </w:r>
      <w:r w:rsidR="00F4135B">
        <w:rPr>
          <w:rFonts w:ascii="Times New Roman" w:hAnsi="Times New Roman" w:cs="Times New Roman"/>
        </w:rPr>
        <w:t>“</w:t>
      </w:r>
      <w:proofErr w:type="spellStart"/>
      <w:r w:rsidR="00556B22">
        <w:rPr>
          <w:rFonts w:ascii="Times New Roman" w:hAnsi="Times New Roman" w:cs="Times New Roman"/>
        </w:rPr>
        <w:t>Kemarin</w:t>
      </w:r>
      <w:proofErr w:type="spellEnd"/>
      <w:r w:rsidR="00556B22">
        <w:rPr>
          <w:rFonts w:ascii="Times New Roman" w:hAnsi="Times New Roman" w:cs="Times New Roman"/>
        </w:rPr>
        <w:t xml:space="preserve"> </w:t>
      </w:r>
      <w:proofErr w:type="spellStart"/>
      <w:r w:rsidR="00556B22">
        <w:rPr>
          <w:rFonts w:ascii="Times New Roman" w:hAnsi="Times New Roman" w:cs="Times New Roman"/>
        </w:rPr>
        <w:t>udah</w:t>
      </w:r>
      <w:proofErr w:type="spellEnd"/>
      <w:r w:rsidR="00556B22">
        <w:rPr>
          <w:rFonts w:ascii="Times New Roman" w:hAnsi="Times New Roman" w:cs="Times New Roman"/>
        </w:rPr>
        <w:t xml:space="preserve"> </w:t>
      </w:r>
      <w:r w:rsidR="009833E4" w:rsidRPr="00C050AC">
        <w:rPr>
          <w:rFonts w:ascii="Times New Roman" w:hAnsi="Times New Roman" w:cs="Times New Roman"/>
          <w:i/>
          <w:iCs/>
        </w:rPr>
        <w:t>Pasang Tarub</w:t>
      </w:r>
      <w:r w:rsidR="009833E4">
        <w:rPr>
          <w:rFonts w:ascii="Times New Roman" w:hAnsi="Times New Roman" w:cs="Times New Roman"/>
        </w:rPr>
        <w:t xml:space="preserve">, </w:t>
      </w:r>
      <w:proofErr w:type="spellStart"/>
      <w:r w:rsidR="009833E4">
        <w:rPr>
          <w:rFonts w:ascii="Times New Roman" w:hAnsi="Times New Roman" w:cs="Times New Roman"/>
        </w:rPr>
        <w:t>besok</w:t>
      </w:r>
      <w:proofErr w:type="spellEnd"/>
      <w:r w:rsidR="009833E4">
        <w:rPr>
          <w:rFonts w:ascii="Times New Roman" w:hAnsi="Times New Roman" w:cs="Times New Roman"/>
        </w:rPr>
        <w:t xml:space="preserve"> </w:t>
      </w:r>
      <w:proofErr w:type="spellStart"/>
      <w:r w:rsidR="009833E4">
        <w:rPr>
          <w:rFonts w:ascii="Times New Roman" w:hAnsi="Times New Roman" w:cs="Times New Roman"/>
        </w:rPr>
        <w:t>tinggal</w:t>
      </w:r>
      <w:proofErr w:type="spellEnd"/>
      <w:r w:rsidR="009833E4">
        <w:rPr>
          <w:rFonts w:ascii="Times New Roman" w:hAnsi="Times New Roman" w:cs="Times New Roman"/>
        </w:rPr>
        <w:t xml:space="preserve"> </w:t>
      </w:r>
      <w:proofErr w:type="spellStart"/>
      <w:r w:rsidR="000F3E6B" w:rsidRPr="00C050AC">
        <w:rPr>
          <w:rFonts w:ascii="Times New Roman" w:hAnsi="Times New Roman" w:cs="Times New Roman"/>
          <w:i/>
          <w:iCs/>
        </w:rPr>
        <w:t>Siraman</w:t>
      </w:r>
      <w:proofErr w:type="spellEnd"/>
      <w:r w:rsidR="000F3E6B">
        <w:rPr>
          <w:rFonts w:ascii="Times New Roman" w:hAnsi="Times New Roman" w:cs="Times New Roman"/>
        </w:rPr>
        <w:t xml:space="preserve">, </w:t>
      </w:r>
      <w:proofErr w:type="spellStart"/>
      <w:r w:rsidR="000F3E6B">
        <w:rPr>
          <w:rFonts w:ascii="Times New Roman" w:hAnsi="Times New Roman" w:cs="Times New Roman"/>
        </w:rPr>
        <w:t>terus</w:t>
      </w:r>
      <w:proofErr w:type="spellEnd"/>
      <w:r w:rsidR="000F3E6B">
        <w:rPr>
          <w:rFonts w:ascii="Times New Roman" w:hAnsi="Times New Roman" w:cs="Times New Roman"/>
        </w:rPr>
        <w:t xml:space="preserve"> </w:t>
      </w:r>
      <w:proofErr w:type="spellStart"/>
      <w:r w:rsidR="00C050AC" w:rsidRPr="00C050AC">
        <w:rPr>
          <w:rFonts w:ascii="Times New Roman" w:hAnsi="Times New Roman" w:cs="Times New Roman"/>
          <w:i/>
          <w:iCs/>
        </w:rPr>
        <w:t>D</w:t>
      </w:r>
      <w:r w:rsidR="000F3E6B" w:rsidRPr="00C050AC">
        <w:rPr>
          <w:rFonts w:ascii="Times New Roman" w:hAnsi="Times New Roman" w:cs="Times New Roman"/>
          <w:i/>
          <w:iCs/>
        </w:rPr>
        <w:t>ipingit</w:t>
      </w:r>
      <w:proofErr w:type="spellEnd"/>
      <w:r w:rsidR="000F3E6B">
        <w:rPr>
          <w:rFonts w:ascii="Times New Roman" w:hAnsi="Times New Roman" w:cs="Times New Roman"/>
        </w:rPr>
        <w:t xml:space="preserve"> </w:t>
      </w:r>
      <w:proofErr w:type="spellStart"/>
      <w:r w:rsidR="000F3E6B">
        <w:rPr>
          <w:rFonts w:ascii="Times New Roman" w:hAnsi="Times New Roman" w:cs="Times New Roman"/>
        </w:rPr>
        <w:t>malamnya</w:t>
      </w:r>
      <w:proofErr w:type="spellEnd"/>
      <w:r w:rsidR="000F3E6B">
        <w:rPr>
          <w:rFonts w:ascii="Times New Roman" w:hAnsi="Times New Roman" w:cs="Times New Roman"/>
        </w:rPr>
        <w:t xml:space="preserve"> </w:t>
      </w:r>
      <w:r w:rsidR="00C050AC" w:rsidRPr="00C050AC">
        <w:rPr>
          <w:rFonts w:ascii="Times New Roman" w:hAnsi="Times New Roman" w:cs="Times New Roman"/>
          <w:i/>
          <w:iCs/>
        </w:rPr>
        <w:t>M</w:t>
      </w:r>
      <w:r w:rsidR="000F3E6B" w:rsidRPr="00C050AC">
        <w:rPr>
          <w:rFonts w:ascii="Times New Roman" w:hAnsi="Times New Roman" w:cs="Times New Roman"/>
          <w:i/>
          <w:iCs/>
        </w:rPr>
        <w:t>idodareni</w:t>
      </w:r>
      <w:r w:rsidR="00AB1E71">
        <w:rPr>
          <w:rFonts w:ascii="Times New Roman" w:hAnsi="Times New Roman" w:cs="Times New Roman"/>
          <w:i/>
          <w:iCs/>
        </w:rPr>
        <w:t>.</w:t>
      </w:r>
      <w:r w:rsidR="00AB1E71">
        <w:rPr>
          <w:rFonts w:ascii="Times New Roman" w:hAnsi="Times New Roman" w:cs="Times New Roman"/>
        </w:rPr>
        <w:t xml:space="preserve">” </w:t>
      </w:r>
      <w:proofErr w:type="spellStart"/>
      <w:r w:rsidR="00AB1E71">
        <w:rPr>
          <w:rFonts w:ascii="Times New Roman" w:hAnsi="Times New Roman" w:cs="Times New Roman"/>
        </w:rPr>
        <w:t>Terang</w:t>
      </w:r>
      <w:proofErr w:type="spellEnd"/>
      <w:r w:rsidR="00AB1E71">
        <w:rPr>
          <w:rFonts w:ascii="Times New Roman" w:hAnsi="Times New Roman" w:cs="Times New Roman"/>
        </w:rPr>
        <w:t xml:space="preserve"> </w:t>
      </w:r>
      <w:proofErr w:type="spellStart"/>
      <w:r w:rsidR="00AB1E71">
        <w:rPr>
          <w:rFonts w:ascii="Times New Roman" w:hAnsi="Times New Roman" w:cs="Times New Roman"/>
        </w:rPr>
        <w:t>Mbak</w:t>
      </w:r>
      <w:proofErr w:type="spellEnd"/>
      <w:r w:rsidR="00AB1E71">
        <w:rPr>
          <w:rFonts w:ascii="Times New Roman" w:hAnsi="Times New Roman" w:cs="Times New Roman"/>
        </w:rPr>
        <w:t xml:space="preserve"> Ana. “</w:t>
      </w:r>
      <w:proofErr w:type="spellStart"/>
      <w:r w:rsidR="00AB1E71">
        <w:rPr>
          <w:rFonts w:ascii="Times New Roman" w:hAnsi="Times New Roman" w:cs="Times New Roman"/>
        </w:rPr>
        <w:t>Berarti</w:t>
      </w:r>
      <w:proofErr w:type="spellEnd"/>
      <w:r w:rsidR="00AB1E71">
        <w:rPr>
          <w:rFonts w:ascii="Times New Roman" w:hAnsi="Times New Roman" w:cs="Times New Roman"/>
        </w:rPr>
        <w:t xml:space="preserve"> </w:t>
      </w:r>
      <w:proofErr w:type="spellStart"/>
      <w:r w:rsidR="00AB1E71">
        <w:rPr>
          <w:rFonts w:ascii="Times New Roman" w:hAnsi="Times New Roman" w:cs="Times New Roman"/>
        </w:rPr>
        <w:t>abis</w:t>
      </w:r>
      <w:proofErr w:type="spellEnd"/>
      <w:r w:rsidR="00AB1E71">
        <w:rPr>
          <w:rFonts w:ascii="Times New Roman" w:hAnsi="Times New Roman" w:cs="Times New Roman"/>
        </w:rPr>
        <w:t xml:space="preserve"> </w:t>
      </w:r>
      <w:proofErr w:type="spellStart"/>
      <w:r w:rsidR="00AB1E71">
        <w:rPr>
          <w:rFonts w:ascii="Times New Roman" w:hAnsi="Times New Roman" w:cs="Times New Roman"/>
        </w:rPr>
        <w:t>prosesi</w:t>
      </w:r>
      <w:proofErr w:type="spellEnd"/>
      <w:r w:rsidR="00AB1E71">
        <w:rPr>
          <w:rFonts w:ascii="Times New Roman" w:hAnsi="Times New Roman" w:cs="Times New Roman"/>
        </w:rPr>
        <w:t xml:space="preserve"> </w:t>
      </w:r>
      <w:r w:rsidR="00AB1E71" w:rsidRPr="008D1F83">
        <w:rPr>
          <w:rFonts w:ascii="Times New Roman" w:hAnsi="Times New Roman" w:cs="Times New Roman"/>
          <w:i/>
          <w:iCs/>
        </w:rPr>
        <w:t>Midodareni</w:t>
      </w:r>
      <w:r w:rsidR="00F65BA4">
        <w:rPr>
          <w:rFonts w:ascii="Times New Roman" w:hAnsi="Times New Roman" w:cs="Times New Roman"/>
        </w:rPr>
        <w:t xml:space="preserve">, </w:t>
      </w:r>
      <w:proofErr w:type="spellStart"/>
      <w:r w:rsidR="00F65BA4">
        <w:rPr>
          <w:rFonts w:ascii="Times New Roman" w:hAnsi="Times New Roman" w:cs="Times New Roman"/>
        </w:rPr>
        <w:t>langsung</w:t>
      </w:r>
      <w:proofErr w:type="spellEnd"/>
      <w:r w:rsidR="00F65BA4">
        <w:rPr>
          <w:rFonts w:ascii="Times New Roman" w:hAnsi="Times New Roman" w:cs="Times New Roman"/>
        </w:rPr>
        <w:t xml:space="preserve"> </w:t>
      </w:r>
      <w:proofErr w:type="spellStart"/>
      <w:r w:rsidR="00F65BA4" w:rsidRPr="008D1F83">
        <w:rPr>
          <w:rFonts w:ascii="Times New Roman" w:hAnsi="Times New Roman" w:cs="Times New Roman"/>
          <w:i/>
          <w:iCs/>
        </w:rPr>
        <w:t>J</w:t>
      </w:r>
      <w:r w:rsidR="001E7A69" w:rsidRPr="008D1F83">
        <w:rPr>
          <w:rFonts w:ascii="Times New Roman" w:hAnsi="Times New Roman" w:cs="Times New Roman"/>
          <w:i/>
          <w:iCs/>
        </w:rPr>
        <w:t>onggolan</w:t>
      </w:r>
      <w:proofErr w:type="spellEnd"/>
      <w:r w:rsidR="001E7A69">
        <w:rPr>
          <w:rFonts w:ascii="Times New Roman" w:hAnsi="Times New Roman" w:cs="Times New Roman"/>
        </w:rPr>
        <w:t xml:space="preserve"> </w:t>
      </w:r>
      <w:proofErr w:type="spellStart"/>
      <w:r w:rsidR="001E7A69">
        <w:rPr>
          <w:rFonts w:ascii="Times New Roman" w:hAnsi="Times New Roman" w:cs="Times New Roman"/>
        </w:rPr>
        <w:t>terus</w:t>
      </w:r>
      <w:proofErr w:type="spellEnd"/>
      <w:r w:rsidR="001E7A69">
        <w:rPr>
          <w:rFonts w:ascii="Times New Roman" w:hAnsi="Times New Roman" w:cs="Times New Roman"/>
        </w:rPr>
        <w:t xml:space="preserve"> </w:t>
      </w:r>
      <w:proofErr w:type="spellStart"/>
      <w:r w:rsidR="001E7A69">
        <w:rPr>
          <w:rFonts w:ascii="Times New Roman" w:hAnsi="Times New Roman" w:cs="Times New Roman"/>
        </w:rPr>
        <w:t>Akad</w:t>
      </w:r>
      <w:proofErr w:type="spellEnd"/>
      <w:r w:rsidR="001E7A69">
        <w:rPr>
          <w:rFonts w:ascii="Times New Roman" w:hAnsi="Times New Roman" w:cs="Times New Roman"/>
        </w:rPr>
        <w:t xml:space="preserve">?” </w:t>
      </w:r>
      <w:r w:rsidR="002D18AE">
        <w:rPr>
          <w:rFonts w:ascii="Times New Roman" w:hAnsi="Times New Roman" w:cs="Times New Roman"/>
        </w:rPr>
        <w:t xml:space="preserve">Aku </w:t>
      </w:r>
      <w:proofErr w:type="spellStart"/>
      <w:r w:rsidR="002D18AE">
        <w:rPr>
          <w:rFonts w:ascii="Times New Roman" w:hAnsi="Times New Roman" w:cs="Times New Roman"/>
        </w:rPr>
        <w:t>meminta</w:t>
      </w:r>
      <w:proofErr w:type="spellEnd"/>
      <w:r w:rsidR="002D18AE">
        <w:rPr>
          <w:rFonts w:ascii="Times New Roman" w:hAnsi="Times New Roman" w:cs="Times New Roman"/>
        </w:rPr>
        <w:t xml:space="preserve"> </w:t>
      </w:r>
      <w:proofErr w:type="spellStart"/>
      <w:r w:rsidR="00AF7FCC">
        <w:rPr>
          <w:rFonts w:ascii="Times New Roman" w:hAnsi="Times New Roman" w:cs="Times New Roman"/>
        </w:rPr>
        <w:t>penjelasan</w:t>
      </w:r>
      <w:proofErr w:type="spellEnd"/>
      <w:r w:rsidR="00AF7FCC">
        <w:rPr>
          <w:rFonts w:ascii="Times New Roman" w:hAnsi="Times New Roman" w:cs="Times New Roman"/>
        </w:rPr>
        <w:t xml:space="preserve">, </w:t>
      </w:r>
      <w:proofErr w:type="spellStart"/>
      <w:r w:rsidR="00AF7FCC">
        <w:rPr>
          <w:rFonts w:ascii="Times New Roman" w:hAnsi="Times New Roman" w:cs="Times New Roman"/>
        </w:rPr>
        <w:t>agaknya</w:t>
      </w:r>
      <w:proofErr w:type="spellEnd"/>
      <w:r w:rsidR="00AF7FCC">
        <w:rPr>
          <w:rFonts w:ascii="Times New Roman" w:hAnsi="Times New Roman" w:cs="Times New Roman"/>
        </w:rPr>
        <w:t xml:space="preserve"> </w:t>
      </w:r>
      <w:proofErr w:type="spellStart"/>
      <w:r w:rsidR="00AF7FCC">
        <w:rPr>
          <w:rFonts w:ascii="Times New Roman" w:hAnsi="Times New Roman" w:cs="Times New Roman"/>
        </w:rPr>
        <w:t>pelajaran</w:t>
      </w:r>
      <w:proofErr w:type="spellEnd"/>
      <w:r w:rsidR="00AF7FCC">
        <w:rPr>
          <w:rFonts w:ascii="Times New Roman" w:hAnsi="Times New Roman" w:cs="Times New Roman"/>
        </w:rPr>
        <w:t xml:space="preserve"> </w:t>
      </w:r>
      <w:proofErr w:type="spellStart"/>
      <w:r w:rsidR="00502BC5">
        <w:rPr>
          <w:rFonts w:ascii="Times New Roman" w:hAnsi="Times New Roman" w:cs="Times New Roman"/>
        </w:rPr>
        <w:t>upacara</w:t>
      </w:r>
      <w:proofErr w:type="spellEnd"/>
      <w:r w:rsidR="00502BC5">
        <w:rPr>
          <w:rFonts w:ascii="Times New Roman" w:hAnsi="Times New Roman" w:cs="Times New Roman"/>
        </w:rPr>
        <w:t xml:space="preserve"> </w:t>
      </w:r>
      <w:proofErr w:type="spellStart"/>
      <w:r w:rsidR="00502BC5">
        <w:rPr>
          <w:rFonts w:ascii="Times New Roman" w:hAnsi="Times New Roman" w:cs="Times New Roman"/>
        </w:rPr>
        <w:t>adat</w:t>
      </w:r>
      <w:proofErr w:type="spellEnd"/>
      <w:r w:rsidR="00502BC5">
        <w:rPr>
          <w:rFonts w:ascii="Times New Roman" w:hAnsi="Times New Roman" w:cs="Times New Roman"/>
        </w:rPr>
        <w:t xml:space="preserve"> </w:t>
      </w:r>
      <w:proofErr w:type="spellStart"/>
      <w:r w:rsidR="00502BC5">
        <w:rPr>
          <w:rFonts w:ascii="Times New Roman" w:hAnsi="Times New Roman" w:cs="Times New Roman"/>
        </w:rPr>
        <w:t>sedikit</w:t>
      </w:r>
      <w:proofErr w:type="spellEnd"/>
      <w:r w:rsidR="00502BC5">
        <w:rPr>
          <w:rFonts w:ascii="Times New Roman" w:hAnsi="Times New Roman" w:cs="Times New Roman"/>
        </w:rPr>
        <w:t xml:space="preserve"> </w:t>
      </w:r>
      <w:proofErr w:type="spellStart"/>
      <w:r w:rsidR="00502BC5">
        <w:rPr>
          <w:rFonts w:ascii="Times New Roman" w:hAnsi="Times New Roman" w:cs="Times New Roman"/>
        </w:rPr>
        <w:t>mulai</w:t>
      </w:r>
      <w:proofErr w:type="spellEnd"/>
      <w:r w:rsidR="00502BC5">
        <w:rPr>
          <w:rFonts w:ascii="Times New Roman" w:hAnsi="Times New Roman" w:cs="Times New Roman"/>
        </w:rPr>
        <w:t xml:space="preserve"> </w:t>
      </w:r>
      <w:proofErr w:type="spellStart"/>
      <w:r w:rsidR="00502BC5">
        <w:rPr>
          <w:rFonts w:ascii="Times New Roman" w:hAnsi="Times New Roman" w:cs="Times New Roman"/>
        </w:rPr>
        <w:t>terl</w:t>
      </w:r>
      <w:r w:rsidR="00862003">
        <w:rPr>
          <w:rFonts w:ascii="Times New Roman" w:hAnsi="Times New Roman" w:cs="Times New Roman"/>
        </w:rPr>
        <w:t>u</w:t>
      </w:r>
      <w:r w:rsidR="00502BC5">
        <w:rPr>
          <w:rFonts w:ascii="Times New Roman" w:hAnsi="Times New Roman" w:cs="Times New Roman"/>
        </w:rPr>
        <w:t>pakan</w:t>
      </w:r>
      <w:proofErr w:type="spellEnd"/>
      <w:r w:rsidR="00502BC5">
        <w:rPr>
          <w:rFonts w:ascii="Times New Roman" w:hAnsi="Times New Roman" w:cs="Times New Roman"/>
        </w:rPr>
        <w:t xml:space="preserve"> di </w:t>
      </w:r>
      <w:proofErr w:type="spellStart"/>
      <w:r w:rsidR="00502BC5">
        <w:rPr>
          <w:rFonts w:ascii="Times New Roman" w:hAnsi="Times New Roman" w:cs="Times New Roman"/>
        </w:rPr>
        <w:t>dalam</w:t>
      </w:r>
      <w:proofErr w:type="spellEnd"/>
      <w:r w:rsidR="00502BC5">
        <w:rPr>
          <w:rFonts w:ascii="Times New Roman" w:hAnsi="Times New Roman" w:cs="Times New Roman"/>
        </w:rPr>
        <w:t xml:space="preserve"> </w:t>
      </w:r>
      <w:proofErr w:type="spellStart"/>
      <w:r w:rsidR="00502BC5">
        <w:rPr>
          <w:rFonts w:ascii="Times New Roman" w:hAnsi="Times New Roman" w:cs="Times New Roman"/>
        </w:rPr>
        <w:t>otakku</w:t>
      </w:r>
      <w:proofErr w:type="spellEnd"/>
      <w:r w:rsidR="00502BC5">
        <w:rPr>
          <w:rFonts w:ascii="Times New Roman" w:hAnsi="Times New Roman" w:cs="Times New Roman"/>
        </w:rPr>
        <w:t>.</w:t>
      </w:r>
      <w:r w:rsidR="00862003">
        <w:rPr>
          <w:rFonts w:ascii="Times New Roman" w:hAnsi="Times New Roman" w:cs="Times New Roman"/>
        </w:rPr>
        <w:t xml:space="preserve"> “Iya </w:t>
      </w:r>
      <w:proofErr w:type="spellStart"/>
      <w:r w:rsidR="00862003">
        <w:rPr>
          <w:rFonts w:ascii="Times New Roman" w:hAnsi="Times New Roman" w:cs="Times New Roman"/>
        </w:rPr>
        <w:t>toh</w:t>
      </w:r>
      <w:proofErr w:type="spellEnd"/>
      <w:r w:rsidR="00862003">
        <w:rPr>
          <w:rFonts w:ascii="Times New Roman" w:hAnsi="Times New Roman" w:cs="Times New Roman"/>
        </w:rPr>
        <w:t xml:space="preserve">, </w:t>
      </w:r>
      <w:proofErr w:type="spellStart"/>
      <w:r w:rsidR="00160C84">
        <w:rPr>
          <w:rFonts w:ascii="Times New Roman" w:hAnsi="Times New Roman" w:cs="Times New Roman"/>
        </w:rPr>
        <w:t>aku</w:t>
      </w:r>
      <w:proofErr w:type="spellEnd"/>
      <w:r w:rsidR="00160C84">
        <w:rPr>
          <w:rFonts w:ascii="Times New Roman" w:hAnsi="Times New Roman" w:cs="Times New Roman"/>
        </w:rPr>
        <w:t xml:space="preserve"> </w:t>
      </w:r>
      <w:proofErr w:type="spellStart"/>
      <w:r w:rsidR="00160C84">
        <w:rPr>
          <w:rFonts w:ascii="Times New Roman" w:hAnsi="Times New Roman" w:cs="Times New Roman"/>
        </w:rPr>
        <w:t>nggak</w:t>
      </w:r>
      <w:proofErr w:type="spellEnd"/>
      <w:r w:rsidR="00160C84">
        <w:rPr>
          <w:rFonts w:ascii="Times New Roman" w:hAnsi="Times New Roman" w:cs="Times New Roman"/>
        </w:rPr>
        <w:t xml:space="preserve"> </w:t>
      </w:r>
      <w:proofErr w:type="spellStart"/>
      <w:r w:rsidR="00160C84">
        <w:rPr>
          <w:rFonts w:ascii="Times New Roman" w:hAnsi="Times New Roman" w:cs="Times New Roman"/>
        </w:rPr>
        <w:t>mau</w:t>
      </w:r>
      <w:proofErr w:type="spellEnd"/>
      <w:r w:rsidR="00E67933">
        <w:rPr>
          <w:rFonts w:ascii="Times New Roman" w:hAnsi="Times New Roman" w:cs="Times New Roman"/>
        </w:rPr>
        <w:t xml:space="preserve"> </w:t>
      </w:r>
      <w:proofErr w:type="spellStart"/>
      <w:r w:rsidR="00E67933">
        <w:rPr>
          <w:rFonts w:ascii="Times New Roman" w:hAnsi="Times New Roman" w:cs="Times New Roman"/>
        </w:rPr>
        <w:t>banyak-banyak</w:t>
      </w:r>
      <w:proofErr w:type="spellEnd"/>
      <w:r w:rsidR="00E67933">
        <w:rPr>
          <w:rFonts w:ascii="Times New Roman" w:hAnsi="Times New Roman" w:cs="Times New Roman"/>
        </w:rPr>
        <w:t xml:space="preserve"> </w:t>
      </w:r>
      <w:proofErr w:type="spellStart"/>
      <w:r w:rsidR="00E67933">
        <w:rPr>
          <w:rFonts w:ascii="Times New Roman" w:hAnsi="Times New Roman" w:cs="Times New Roman"/>
        </w:rPr>
        <w:t>banget</w:t>
      </w:r>
      <w:proofErr w:type="spellEnd"/>
      <w:r w:rsidR="00897C50">
        <w:rPr>
          <w:rFonts w:ascii="Times New Roman" w:hAnsi="Times New Roman" w:cs="Times New Roman"/>
        </w:rPr>
        <w:t xml:space="preserve">, </w:t>
      </w:r>
      <w:proofErr w:type="spellStart"/>
      <w:r w:rsidR="00897C50">
        <w:rPr>
          <w:rFonts w:ascii="Times New Roman" w:hAnsi="Times New Roman" w:cs="Times New Roman"/>
        </w:rPr>
        <w:t>udah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kangen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banget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sama</w:t>
      </w:r>
      <w:proofErr w:type="spellEnd"/>
      <w:r w:rsidR="00897C50">
        <w:rPr>
          <w:rFonts w:ascii="Times New Roman" w:hAnsi="Times New Roman" w:cs="Times New Roman"/>
        </w:rPr>
        <w:t xml:space="preserve"> Bayu.  Mana </w:t>
      </w:r>
      <w:proofErr w:type="spellStart"/>
      <w:r w:rsidR="00897C50">
        <w:rPr>
          <w:rFonts w:ascii="Times New Roman" w:hAnsi="Times New Roman" w:cs="Times New Roman"/>
        </w:rPr>
        <w:t>sama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Eyang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sebelum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 w:rsidRPr="008D1F83">
        <w:rPr>
          <w:rFonts w:ascii="Times New Roman" w:hAnsi="Times New Roman" w:cs="Times New Roman"/>
          <w:i/>
          <w:iCs/>
        </w:rPr>
        <w:t>Jonggolan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belum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boleh</w:t>
      </w:r>
      <w:proofErr w:type="spellEnd"/>
      <w:r w:rsidR="00897C50">
        <w:rPr>
          <w:rFonts w:ascii="Times New Roman" w:hAnsi="Times New Roman" w:cs="Times New Roman"/>
        </w:rPr>
        <w:t xml:space="preserve"> </w:t>
      </w:r>
      <w:proofErr w:type="spellStart"/>
      <w:r w:rsidR="00897C50">
        <w:rPr>
          <w:rFonts w:ascii="Times New Roman" w:hAnsi="Times New Roman" w:cs="Times New Roman"/>
        </w:rPr>
        <w:t>ketemu</w:t>
      </w:r>
      <w:proofErr w:type="spellEnd"/>
      <w:r w:rsidR="00C75283">
        <w:rPr>
          <w:rFonts w:ascii="Times New Roman" w:hAnsi="Times New Roman" w:cs="Times New Roman"/>
        </w:rPr>
        <w:t xml:space="preserve">.” </w:t>
      </w:r>
      <w:proofErr w:type="spellStart"/>
      <w:r w:rsidR="00C75283">
        <w:rPr>
          <w:rFonts w:ascii="Times New Roman" w:hAnsi="Times New Roman" w:cs="Times New Roman"/>
        </w:rPr>
        <w:t>Keluh</w:t>
      </w:r>
      <w:proofErr w:type="spellEnd"/>
      <w:r w:rsidR="00C75283">
        <w:rPr>
          <w:rFonts w:ascii="Times New Roman" w:hAnsi="Times New Roman" w:cs="Times New Roman"/>
        </w:rPr>
        <w:t xml:space="preserve"> </w:t>
      </w:r>
      <w:proofErr w:type="spellStart"/>
      <w:r w:rsidR="00C75283">
        <w:rPr>
          <w:rFonts w:ascii="Times New Roman" w:hAnsi="Times New Roman" w:cs="Times New Roman"/>
        </w:rPr>
        <w:t>Mbak</w:t>
      </w:r>
      <w:proofErr w:type="spellEnd"/>
      <w:r w:rsidR="00C75283">
        <w:rPr>
          <w:rFonts w:ascii="Times New Roman" w:hAnsi="Times New Roman" w:cs="Times New Roman"/>
        </w:rPr>
        <w:t xml:space="preserve"> Ana, </w:t>
      </w:r>
      <w:proofErr w:type="spellStart"/>
      <w:r w:rsidR="00C75283">
        <w:rPr>
          <w:rFonts w:ascii="Times New Roman" w:hAnsi="Times New Roman" w:cs="Times New Roman"/>
        </w:rPr>
        <w:t>seraya</w:t>
      </w:r>
      <w:proofErr w:type="spellEnd"/>
      <w:r w:rsidR="00C75283">
        <w:rPr>
          <w:rFonts w:ascii="Times New Roman" w:hAnsi="Times New Roman" w:cs="Times New Roman"/>
        </w:rPr>
        <w:t xml:space="preserve"> </w:t>
      </w:r>
      <w:proofErr w:type="spellStart"/>
      <w:r w:rsidR="00C75283">
        <w:rPr>
          <w:rFonts w:ascii="Times New Roman" w:hAnsi="Times New Roman" w:cs="Times New Roman"/>
        </w:rPr>
        <w:t>mengerucutkan</w:t>
      </w:r>
      <w:proofErr w:type="spellEnd"/>
      <w:r w:rsidR="00C75283">
        <w:rPr>
          <w:rFonts w:ascii="Times New Roman" w:hAnsi="Times New Roman" w:cs="Times New Roman"/>
        </w:rPr>
        <w:t xml:space="preserve"> </w:t>
      </w:r>
      <w:proofErr w:type="spellStart"/>
      <w:r w:rsidR="00C75283">
        <w:rPr>
          <w:rFonts w:ascii="Times New Roman" w:hAnsi="Times New Roman" w:cs="Times New Roman"/>
        </w:rPr>
        <w:t>bibirnya</w:t>
      </w:r>
      <w:proofErr w:type="spellEnd"/>
      <w:r w:rsidR="00C75283">
        <w:rPr>
          <w:rFonts w:ascii="Times New Roman" w:hAnsi="Times New Roman" w:cs="Times New Roman"/>
        </w:rPr>
        <w:t>.</w:t>
      </w:r>
    </w:p>
    <w:p w14:paraId="04251E45" w14:textId="6DFEC892" w:rsidR="00BD2760" w:rsidRPr="0004127C" w:rsidRDefault="00BD2760" w:rsidP="00FF41AD">
      <w:pPr>
        <w:rPr>
          <w:ins w:id="0" w:author="Microsoft Word" w:date="2025-09-12T13:15:00Z" w16du:dateUtc="2025-09-12T06:15:00Z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“Heh, </w:t>
      </w:r>
      <w:proofErr w:type="spellStart"/>
      <w:r>
        <w:rPr>
          <w:rFonts w:ascii="Times New Roman" w:hAnsi="Times New Roman" w:cs="Times New Roman"/>
        </w:rPr>
        <w:t>p</w:t>
      </w:r>
      <w:r w:rsidR="00EA51B9">
        <w:rPr>
          <w:rFonts w:ascii="Times New Roman" w:hAnsi="Times New Roman" w:cs="Times New Roman"/>
        </w:rPr>
        <w:t>amali</w:t>
      </w:r>
      <w:proofErr w:type="spellEnd"/>
      <w:r w:rsidR="00EA51B9">
        <w:rPr>
          <w:rFonts w:ascii="Times New Roman" w:hAnsi="Times New Roman" w:cs="Times New Roman"/>
        </w:rPr>
        <w:t xml:space="preserve">. Manten Perempuan </w:t>
      </w:r>
      <w:proofErr w:type="spellStart"/>
      <w:r w:rsidR="00EA51B9">
        <w:rPr>
          <w:rFonts w:ascii="Times New Roman" w:hAnsi="Times New Roman" w:cs="Times New Roman"/>
        </w:rPr>
        <w:t>nggak</w:t>
      </w:r>
      <w:proofErr w:type="spellEnd"/>
      <w:r w:rsidR="00EA51B9">
        <w:rPr>
          <w:rFonts w:ascii="Times New Roman" w:hAnsi="Times New Roman" w:cs="Times New Roman"/>
        </w:rPr>
        <w:t xml:space="preserve"> </w:t>
      </w:r>
      <w:proofErr w:type="spellStart"/>
      <w:r w:rsidR="00EA51B9">
        <w:rPr>
          <w:rFonts w:ascii="Times New Roman" w:hAnsi="Times New Roman" w:cs="Times New Roman"/>
        </w:rPr>
        <w:t>boleh</w:t>
      </w:r>
      <w:proofErr w:type="spellEnd"/>
      <w:r w:rsidR="00EA51B9">
        <w:rPr>
          <w:rFonts w:ascii="Times New Roman" w:hAnsi="Times New Roman" w:cs="Times New Roman"/>
        </w:rPr>
        <w:t xml:space="preserve"> </w:t>
      </w:r>
      <w:proofErr w:type="spellStart"/>
      <w:r w:rsidR="00EA51B9">
        <w:rPr>
          <w:rFonts w:ascii="Times New Roman" w:hAnsi="Times New Roman" w:cs="Times New Roman"/>
        </w:rPr>
        <w:t>ketemu</w:t>
      </w:r>
      <w:proofErr w:type="spellEnd"/>
      <w:r w:rsidR="00EA51B9">
        <w:rPr>
          <w:rFonts w:ascii="Times New Roman" w:hAnsi="Times New Roman" w:cs="Times New Roman"/>
        </w:rPr>
        <w:t xml:space="preserve"> </w:t>
      </w:r>
      <w:proofErr w:type="spellStart"/>
      <w:r w:rsidR="00A455B4">
        <w:rPr>
          <w:rFonts w:ascii="Times New Roman" w:hAnsi="Times New Roman" w:cs="Times New Roman"/>
        </w:rPr>
        <w:t>sama</w:t>
      </w:r>
      <w:proofErr w:type="spellEnd"/>
      <w:r w:rsidR="00A455B4">
        <w:rPr>
          <w:rFonts w:ascii="Times New Roman" w:hAnsi="Times New Roman" w:cs="Times New Roman"/>
        </w:rPr>
        <w:t xml:space="preserve"> </w:t>
      </w:r>
      <w:proofErr w:type="spellStart"/>
      <w:r w:rsidR="00A455B4">
        <w:rPr>
          <w:rFonts w:ascii="Times New Roman" w:hAnsi="Times New Roman" w:cs="Times New Roman"/>
        </w:rPr>
        <w:t>manten</w:t>
      </w:r>
      <w:proofErr w:type="spellEnd"/>
      <w:r w:rsidR="00A455B4">
        <w:rPr>
          <w:rFonts w:ascii="Times New Roman" w:hAnsi="Times New Roman" w:cs="Times New Roman"/>
        </w:rPr>
        <w:t xml:space="preserve"> </w:t>
      </w:r>
      <w:proofErr w:type="spellStart"/>
      <w:r w:rsidR="00A455B4">
        <w:rPr>
          <w:rFonts w:ascii="Times New Roman" w:hAnsi="Times New Roman" w:cs="Times New Roman"/>
        </w:rPr>
        <w:t>lelaki</w:t>
      </w:r>
      <w:proofErr w:type="spellEnd"/>
      <w:r w:rsidR="00A455B4">
        <w:rPr>
          <w:rFonts w:ascii="Times New Roman" w:hAnsi="Times New Roman" w:cs="Times New Roman"/>
        </w:rPr>
        <w:t xml:space="preserve"> </w:t>
      </w:r>
      <w:proofErr w:type="spellStart"/>
      <w:r w:rsidR="00A455B4">
        <w:rPr>
          <w:rFonts w:ascii="Times New Roman" w:hAnsi="Times New Roman" w:cs="Times New Roman"/>
        </w:rPr>
        <w:t>sebelum</w:t>
      </w:r>
      <w:proofErr w:type="spellEnd"/>
      <w:r w:rsidR="00A455B4">
        <w:rPr>
          <w:rFonts w:ascii="Times New Roman" w:hAnsi="Times New Roman" w:cs="Times New Roman"/>
        </w:rPr>
        <w:t xml:space="preserve"> </w:t>
      </w:r>
      <w:proofErr w:type="spellStart"/>
      <w:r w:rsidR="00A455B4">
        <w:rPr>
          <w:rFonts w:ascii="Times New Roman" w:hAnsi="Times New Roman" w:cs="Times New Roman"/>
        </w:rPr>
        <w:t>Jonggolan</w:t>
      </w:r>
      <w:proofErr w:type="spellEnd"/>
      <w:r w:rsidR="00A455B4">
        <w:rPr>
          <w:rFonts w:ascii="Times New Roman" w:hAnsi="Times New Roman" w:cs="Times New Roman"/>
        </w:rPr>
        <w:t xml:space="preserve">,” </w:t>
      </w:r>
      <w:r w:rsidR="006126C2">
        <w:rPr>
          <w:rFonts w:ascii="Times New Roman" w:hAnsi="Times New Roman" w:cs="Times New Roman"/>
        </w:rPr>
        <w:t xml:space="preserve">kata </w:t>
      </w:r>
      <w:proofErr w:type="spellStart"/>
      <w:r w:rsidR="006126C2">
        <w:rPr>
          <w:rFonts w:ascii="Times New Roman" w:hAnsi="Times New Roman" w:cs="Times New Roman"/>
        </w:rPr>
        <w:t>Eyang</w:t>
      </w:r>
      <w:proofErr w:type="spellEnd"/>
      <w:r w:rsidR="006126C2">
        <w:rPr>
          <w:rFonts w:ascii="Times New Roman" w:hAnsi="Times New Roman" w:cs="Times New Roman"/>
        </w:rPr>
        <w:t xml:space="preserve"> </w:t>
      </w:r>
      <w:proofErr w:type="spellStart"/>
      <w:r w:rsidR="006126C2">
        <w:rPr>
          <w:rFonts w:ascii="Times New Roman" w:hAnsi="Times New Roman" w:cs="Times New Roman"/>
        </w:rPr>
        <w:t>mewanti-wanti</w:t>
      </w:r>
      <w:proofErr w:type="spellEnd"/>
      <w:r w:rsidR="006126C2">
        <w:rPr>
          <w:rFonts w:ascii="Times New Roman" w:hAnsi="Times New Roman" w:cs="Times New Roman"/>
        </w:rPr>
        <w:t xml:space="preserve">. “Adat Jawa </w:t>
      </w:r>
      <w:proofErr w:type="spellStart"/>
      <w:r w:rsidR="006126C2">
        <w:rPr>
          <w:rFonts w:ascii="Times New Roman" w:hAnsi="Times New Roman" w:cs="Times New Roman"/>
        </w:rPr>
        <w:t>itu</w:t>
      </w:r>
      <w:proofErr w:type="spellEnd"/>
      <w:r w:rsidR="006126C2">
        <w:rPr>
          <w:rFonts w:ascii="Times New Roman" w:hAnsi="Times New Roman" w:cs="Times New Roman"/>
        </w:rPr>
        <w:t xml:space="preserve"> </w:t>
      </w:r>
      <w:proofErr w:type="spellStart"/>
      <w:r w:rsidR="006126C2">
        <w:rPr>
          <w:rFonts w:ascii="Times New Roman" w:hAnsi="Times New Roman" w:cs="Times New Roman"/>
        </w:rPr>
        <w:t>sa</w:t>
      </w:r>
      <w:r w:rsidR="001B06D8">
        <w:rPr>
          <w:rFonts w:ascii="Times New Roman" w:hAnsi="Times New Roman" w:cs="Times New Roman"/>
        </w:rPr>
        <w:t>k</w:t>
      </w:r>
      <w:r w:rsidR="006126C2">
        <w:rPr>
          <w:rFonts w:ascii="Times New Roman" w:hAnsi="Times New Roman" w:cs="Times New Roman"/>
        </w:rPr>
        <w:t>ral</w:t>
      </w:r>
      <w:proofErr w:type="spellEnd"/>
      <w:r w:rsidR="006126C2">
        <w:rPr>
          <w:rFonts w:ascii="Times New Roman" w:hAnsi="Times New Roman" w:cs="Times New Roman"/>
        </w:rPr>
        <w:t xml:space="preserve">, </w:t>
      </w:r>
      <w:proofErr w:type="spellStart"/>
      <w:r w:rsidR="006126C2">
        <w:rPr>
          <w:rFonts w:ascii="Times New Roman" w:hAnsi="Times New Roman" w:cs="Times New Roman"/>
        </w:rPr>
        <w:t>nggak</w:t>
      </w:r>
      <w:proofErr w:type="spellEnd"/>
      <w:r w:rsidR="006126C2">
        <w:rPr>
          <w:rFonts w:ascii="Times New Roman" w:hAnsi="Times New Roman" w:cs="Times New Roman"/>
        </w:rPr>
        <w:t xml:space="preserve"> </w:t>
      </w:r>
      <w:proofErr w:type="spellStart"/>
      <w:r w:rsidR="006126C2">
        <w:rPr>
          <w:rFonts w:ascii="Times New Roman" w:hAnsi="Times New Roman" w:cs="Times New Roman"/>
        </w:rPr>
        <w:t>boleh</w:t>
      </w:r>
      <w:proofErr w:type="spellEnd"/>
      <w:r w:rsidR="006126C2">
        <w:rPr>
          <w:rFonts w:ascii="Times New Roman" w:hAnsi="Times New Roman" w:cs="Times New Roman"/>
        </w:rPr>
        <w:t xml:space="preserve"> </w:t>
      </w:r>
      <w:proofErr w:type="spellStart"/>
      <w:r w:rsidR="006126C2">
        <w:rPr>
          <w:rFonts w:ascii="Times New Roman" w:hAnsi="Times New Roman" w:cs="Times New Roman"/>
        </w:rPr>
        <w:t>dibuat</w:t>
      </w:r>
      <w:proofErr w:type="spellEnd"/>
      <w:r w:rsidR="006126C2">
        <w:rPr>
          <w:rFonts w:ascii="Times New Roman" w:hAnsi="Times New Roman" w:cs="Times New Roman"/>
        </w:rPr>
        <w:t xml:space="preserve"> </w:t>
      </w:r>
      <w:r w:rsidR="00B6496E">
        <w:rPr>
          <w:rFonts w:ascii="Times New Roman" w:hAnsi="Times New Roman" w:cs="Times New Roman"/>
        </w:rPr>
        <w:t xml:space="preserve">main-main!” </w:t>
      </w:r>
      <w:proofErr w:type="spellStart"/>
      <w:r w:rsidR="00B6496E">
        <w:rPr>
          <w:rFonts w:ascii="Times New Roman" w:hAnsi="Times New Roman" w:cs="Times New Roman"/>
        </w:rPr>
        <w:t>Petuah</w:t>
      </w:r>
      <w:proofErr w:type="spellEnd"/>
      <w:r w:rsidR="00B6496E">
        <w:rPr>
          <w:rFonts w:ascii="Times New Roman" w:hAnsi="Times New Roman" w:cs="Times New Roman"/>
        </w:rPr>
        <w:t xml:space="preserve"> </w:t>
      </w:r>
      <w:proofErr w:type="spellStart"/>
      <w:r w:rsidR="00B6496E">
        <w:rPr>
          <w:rFonts w:ascii="Times New Roman" w:hAnsi="Times New Roman" w:cs="Times New Roman"/>
        </w:rPr>
        <w:t>Eyang</w:t>
      </w:r>
      <w:proofErr w:type="spellEnd"/>
      <w:r w:rsidR="00B6496E">
        <w:rPr>
          <w:rFonts w:ascii="Times New Roman" w:hAnsi="Times New Roman" w:cs="Times New Roman"/>
        </w:rPr>
        <w:t>. “Iy</w:t>
      </w:r>
      <w:r w:rsidR="00B57B54">
        <w:rPr>
          <w:rFonts w:ascii="Times New Roman" w:hAnsi="Times New Roman" w:cs="Times New Roman"/>
        </w:rPr>
        <w:t>a,</w:t>
      </w:r>
      <w:r w:rsidR="00B6496E">
        <w:rPr>
          <w:rFonts w:ascii="Times New Roman" w:hAnsi="Times New Roman" w:cs="Times New Roman"/>
        </w:rPr>
        <w:t xml:space="preserve"> </w:t>
      </w:r>
      <w:proofErr w:type="spellStart"/>
      <w:r w:rsidR="00B6496E">
        <w:rPr>
          <w:rFonts w:ascii="Times New Roman" w:hAnsi="Times New Roman" w:cs="Times New Roman"/>
        </w:rPr>
        <w:t>Eyang</w:t>
      </w:r>
      <w:proofErr w:type="spellEnd"/>
      <w:r w:rsidR="00B57B54">
        <w:rPr>
          <w:rFonts w:ascii="Times New Roman" w:hAnsi="Times New Roman" w:cs="Times New Roman"/>
        </w:rPr>
        <w:t>.</w:t>
      </w:r>
      <w:r w:rsidR="00B6496E">
        <w:rPr>
          <w:rFonts w:ascii="Times New Roman" w:hAnsi="Times New Roman" w:cs="Times New Roman"/>
        </w:rPr>
        <w:t xml:space="preserve"> </w:t>
      </w:r>
      <w:r w:rsidR="00B57B54">
        <w:rPr>
          <w:rFonts w:ascii="Times New Roman" w:hAnsi="Times New Roman" w:cs="Times New Roman"/>
        </w:rPr>
        <w:t>A</w:t>
      </w:r>
      <w:r w:rsidR="00B6496E">
        <w:rPr>
          <w:rFonts w:ascii="Times New Roman" w:hAnsi="Times New Roman" w:cs="Times New Roman"/>
        </w:rPr>
        <w:t>ku salah</w:t>
      </w:r>
      <w:r w:rsidR="0038290D">
        <w:rPr>
          <w:rFonts w:ascii="Times New Roman" w:hAnsi="Times New Roman" w:cs="Times New Roman"/>
        </w:rPr>
        <w:t>,</w:t>
      </w:r>
      <w:r w:rsidR="00B6496E">
        <w:rPr>
          <w:rFonts w:ascii="Times New Roman" w:hAnsi="Times New Roman" w:cs="Times New Roman"/>
        </w:rPr>
        <w:t xml:space="preserve"> </w:t>
      </w:r>
      <w:r w:rsidR="00CF234B">
        <w:rPr>
          <w:rFonts w:ascii="Times New Roman" w:hAnsi="Times New Roman" w:cs="Times New Roman"/>
        </w:rPr>
        <w:t xml:space="preserve">lain kali </w:t>
      </w:r>
      <w:proofErr w:type="spellStart"/>
      <w:r w:rsidR="00CF234B">
        <w:rPr>
          <w:rFonts w:ascii="Times New Roman" w:hAnsi="Times New Roman" w:cs="Times New Roman"/>
        </w:rPr>
        <w:t>aku</w:t>
      </w:r>
      <w:proofErr w:type="spellEnd"/>
      <w:r w:rsidR="00CF234B">
        <w:rPr>
          <w:rFonts w:ascii="Times New Roman" w:hAnsi="Times New Roman" w:cs="Times New Roman"/>
        </w:rPr>
        <w:t xml:space="preserve"> </w:t>
      </w:r>
      <w:proofErr w:type="spellStart"/>
      <w:r w:rsidR="00CF234B">
        <w:rPr>
          <w:rFonts w:ascii="Times New Roman" w:hAnsi="Times New Roman" w:cs="Times New Roman"/>
        </w:rPr>
        <w:t>lebih</w:t>
      </w:r>
      <w:proofErr w:type="spellEnd"/>
      <w:r w:rsidR="00CF234B">
        <w:rPr>
          <w:rFonts w:ascii="Times New Roman" w:hAnsi="Times New Roman" w:cs="Times New Roman"/>
        </w:rPr>
        <w:t xml:space="preserve"> </w:t>
      </w:r>
      <w:proofErr w:type="spellStart"/>
      <w:r w:rsidR="00CF234B">
        <w:rPr>
          <w:rFonts w:ascii="Times New Roman" w:hAnsi="Times New Roman" w:cs="Times New Roman"/>
        </w:rPr>
        <w:t>hati-hati</w:t>
      </w:r>
      <w:proofErr w:type="spellEnd"/>
      <w:r w:rsidR="00CF234B">
        <w:rPr>
          <w:rFonts w:ascii="Times New Roman" w:hAnsi="Times New Roman" w:cs="Times New Roman"/>
        </w:rPr>
        <w:t xml:space="preserve"> deh,” </w:t>
      </w:r>
      <w:proofErr w:type="spellStart"/>
      <w:r w:rsidR="00CF234B">
        <w:rPr>
          <w:rFonts w:ascii="Times New Roman" w:hAnsi="Times New Roman" w:cs="Times New Roman"/>
        </w:rPr>
        <w:t>sesal</w:t>
      </w:r>
      <w:proofErr w:type="spellEnd"/>
      <w:r w:rsidR="00CF234B">
        <w:rPr>
          <w:rFonts w:ascii="Times New Roman" w:hAnsi="Times New Roman" w:cs="Times New Roman"/>
        </w:rPr>
        <w:t xml:space="preserve"> </w:t>
      </w:r>
      <w:proofErr w:type="spellStart"/>
      <w:r w:rsidR="00CF234B">
        <w:rPr>
          <w:rFonts w:ascii="Times New Roman" w:hAnsi="Times New Roman" w:cs="Times New Roman"/>
        </w:rPr>
        <w:t>Mbak</w:t>
      </w:r>
      <w:proofErr w:type="spellEnd"/>
      <w:r w:rsidR="00CF234B">
        <w:rPr>
          <w:rFonts w:ascii="Times New Roman" w:hAnsi="Times New Roman" w:cs="Times New Roman"/>
        </w:rPr>
        <w:t xml:space="preserve"> Ana.</w:t>
      </w:r>
      <w:r w:rsidR="00CE0855">
        <w:rPr>
          <w:rFonts w:ascii="Times New Roman" w:hAnsi="Times New Roman" w:cs="Times New Roman"/>
        </w:rPr>
        <w:t xml:space="preserve"> </w:t>
      </w:r>
      <w:proofErr w:type="spellStart"/>
      <w:r w:rsidR="00CE0855">
        <w:rPr>
          <w:rFonts w:ascii="Times New Roman" w:hAnsi="Times New Roman" w:cs="Times New Roman"/>
        </w:rPr>
        <w:t>Eyang</w:t>
      </w:r>
      <w:proofErr w:type="spellEnd"/>
      <w:r w:rsidR="00CE0855">
        <w:rPr>
          <w:rFonts w:ascii="Times New Roman" w:hAnsi="Times New Roman" w:cs="Times New Roman"/>
        </w:rPr>
        <w:t xml:space="preserve"> </w:t>
      </w:r>
      <w:proofErr w:type="spellStart"/>
      <w:r w:rsidR="00CE0855">
        <w:rPr>
          <w:rFonts w:ascii="Times New Roman" w:hAnsi="Times New Roman" w:cs="Times New Roman"/>
        </w:rPr>
        <w:t>menepuk</w:t>
      </w:r>
      <w:proofErr w:type="spellEnd"/>
      <w:r w:rsidR="00CE0855">
        <w:rPr>
          <w:rFonts w:ascii="Times New Roman" w:hAnsi="Times New Roman" w:cs="Times New Roman"/>
        </w:rPr>
        <w:t xml:space="preserve"> </w:t>
      </w:r>
      <w:proofErr w:type="spellStart"/>
      <w:r w:rsidR="00CE0855">
        <w:rPr>
          <w:rFonts w:ascii="Times New Roman" w:hAnsi="Times New Roman" w:cs="Times New Roman"/>
        </w:rPr>
        <w:t>bahuku</w:t>
      </w:r>
      <w:proofErr w:type="spellEnd"/>
      <w:r w:rsidR="00CE0855">
        <w:rPr>
          <w:rFonts w:ascii="Times New Roman" w:hAnsi="Times New Roman" w:cs="Times New Roman"/>
        </w:rPr>
        <w:t xml:space="preserve"> </w:t>
      </w:r>
      <w:proofErr w:type="spellStart"/>
      <w:r w:rsidR="00CE0855">
        <w:rPr>
          <w:rFonts w:ascii="Times New Roman" w:hAnsi="Times New Roman" w:cs="Times New Roman"/>
        </w:rPr>
        <w:t>dengan</w:t>
      </w:r>
      <w:proofErr w:type="spellEnd"/>
      <w:r w:rsidR="00CE0855">
        <w:rPr>
          <w:rFonts w:ascii="Times New Roman" w:hAnsi="Times New Roman" w:cs="Times New Roman"/>
        </w:rPr>
        <w:t xml:space="preserve"> </w:t>
      </w:r>
      <w:proofErr w:type="spellStart"/>
      <w:r w:rsidR="00CE0855">
        <w:rPr>
          <w:rFonts w:ascii="Times New Roman" w:hAnsi="Times New Roman" w:cs="Times New Roman"/>
        </w:rPr>
        <w:t>lembut</w:t>
      </w:r>
      <w:proofErr w:type="spellEnd"/>
      <w:r w:rsidR="00CE0855">
        <w:rPr>
          <w:rFonts w:ascii="Times New Roman" w:hAnsi="Times New Roman" w:cs="Times New Roman"/>
        </w:rPr>
        <w:t xml:space="preserve"> </w:t>
      </w:r>
      <w:r w:rsidR="008D76F5">
        <w:rPr>
          <w:rFonts w:ascii="Times New Roman" w:hAnsi="Times New Roman" w:cs="Times New Roman"/>
        </w:rPr>
        <w:t>“</w:t>
      </w:r>
      <w:proofErr w:type="spellStart"/>
      <w:r w:rsidR="008D76F5">
        <w:rPr>
          <w:rFonts w:ascii="Times New Roman" w:hAnsi="Times New Roman" w:cs="Times New Roman"/>
        </w:rPr>
        <w:t>Ndhuk</w:t>
      </w:r>
      <w:proofErr w:type="spellEnd"/>
      <w:r w:rsidR="008D76F5">
        <w:rPr>
          <w:rFonts w:ascii="Times New Roman" w:hAnsi="Times New Roman" w:cs="Times New Roman"/>
        </w:rPr>
        <w:t xml:space="preserve">, </w:t>
      </w:r>
      <w:proofErr w:type="spellStart"/>
      <w:r w:rsidR="008D76F5">
        <w:rPr>
          <w:rFonts w:ascii="Times New Roman" w:hAnsi="Times New Roman" w:cs="Times New Roman"/>
        </w:rPr>
        <w:t>besok</w:t>
      </w:r>
      <w:proofErr w:type="spellEnd"/>
      <w:r w:rsidR="008D76F5">
        <w:rPr>
          <w:rFonts w:ascii="Times New Roman" w:hAnsi="Times New Roman" w:cs="Times New Roman"/>
        </w:rPr>
        <w:t xml:space="preserve"> </w:t>
      </w:r>
      <w:proofErr w:type="spellStart"/>
      <w:r w:rsidR="008D76F5">
        <w:rPr>
          <w:rFonts w:ascii="Times New Roman" w:hAnsi="Times New Roman" w:cs="Times New Roman"/>
        </w:rPr>
        <w:t>bantu</w:t>
      </w:r>
      <w:proofErr w:type="spellEnd"/>
      <w:r w:rsidR="008D76F5">
        <w:rPr>
          <w:rFonts w:ascii="Times New Roman" w:hAnsi="Times New Roman" w:cs="Times New Roman"/>
        </w:rPr>
        <w:t xml:space="preserve"> </w:t>
      </w:r>
      <w:proofErr w:type="spellStart"/>
      <w:r w:rsidR="008D76F5">
        <w:rPr>
          <w:rFonts w:ascii="Times New Roman" w:hAnsi="Times New Roman" w:cs="Times New Roman"/>
        </w:rPr>
        <w:t>Ey</w:t>
      </w:r>
      <w:r w:rsidR="00F04DA2">
        <w:rPr>
          <w:rFonts w:ascii="Times New Roman" w:hAnsi="Times New Roman" w:cs="Times New Roman"/>
        </w:rPr>
        <w:t>ang</w:t>
      </w:r>
      <w:proofErr w:type="spellEnd"/>
      <w:r w:rsidR="00F04DA2">
        <w:rPr>
          <w:rFonts w:ascii="Times New Roman" w:hAnsi="Times New Roman" w:cs="Times New Roman"/>
        </w:rPr>
        <w:t xml:space="preserve"> </w:t>
      </w:r>
      <w:proofErr w:type="spellStart"/>
      <w:r w:rsidR="00F04DA2">
        <w:rPr>
          <w:rFonts w:ascii="Times New Roman" w:hAnsi="Times New Roman" w:cs="Times New Roman"/>
        </w:rPr>
        <w:t>buat</w:t>
      </w:r>
      <w:proofErr w:type="spellEnd"/>
      <w:r w:rsidR="00F04DA2">
        <w:rPr>
          <w:rFonts w:ascii="Times New Roman" w:hAnsi="Times New Roman" w:cs="Times New Roman"/>
        </w:rPr>
        <w:t xml:space="preserve"> </w:t>
      </w:r>
      <w:proofErr w:type="spellStart"/>
      <w:r w:rsidR="00F04DA2">
        <w:rPr>
          <w:rFonts w:ascii="Times New Roman" w:hAnsi="Times New Roman" w:cs="Times New Roman"/>
        </w:rPr>
        <w:t>sajen</w:t>
      </w:r>
      <w:proofErr w:type="spellEnd"/>
      <w:r w:rsidR="00F04DA2">
        <w:rPr>
          <w:rFonts w:ascii="Times New Roman" w:hAnsi="Times New Roman" w:cs="Times New Roman"/>
        </w:rPr>
        <w:t xml:space="preserve"> </w:t>
      </w:r>
      <w:proofErr w:type="spellStart"/>
      <w:r w:rsidR="00F04DA2">
        <w:rPr>
          <w:rFonts w:ascii="Times New Roman" w:hAnsi="Times New Roman" w:cs="Times New Roman"/>
        </w:rPr>
        <w:t>buat</w:t>
      </w:r>
      <w:proofErr w:type="spellEnd"/>
      <w:r w:rsidR="00F04DA2">
        <w:rPr>
          <w:rFonts w:ascii="Times New Roman" w:hAnsi="Times New Roman" w:cs="Times New Roman"/>
        </w:rPr>
        <w:t xml:space="preserve"> </w:t>
      </w:r>
      <w:proofErr w:type="spellStart"/>
      <w:r w:rsidR="00F04DA2">
        <w:rPr>
          <w:rFonts w:ascii="Times New Roman" w:hAnsi="Times New Roman" w:cs="Times New Roman"/>
        </w:rPr>
        <w:t>Siraman</w:t>
      </w:r>
      <w:proofErr w:type="spellEnd"/>
      <w:r w:rsidR="00F04DA2">
        <w:rPr>
          <w:rFonts w:ascii="Times New Roman" w:hAnsi="Times New Roman" w:cs="Times New Roman"/>
        </w:rPr>
        <w:t xml:space="preserve">, </w:t>
      </w:r>
      <w:r w:rsidR="00F04DA2">
        <w:rPr>
          <w:rFonts w:ascii="Times New Roman" w:hAnsi="Times New Roman" w:cs="Times New Roman"/>
        </w:rPr>
        <w:lastRenderedPageBreak/>
        <w:t xml:space="preserve">Midodareni, </w:t>
      </w:r>
      <w:proofErr w:type="spellStart"/>
      <w:r w:rsidR="00F04DA2">
        <w:rPr>
          <w:rFonts w:ascii="Times New Roman" w:hAnsi="Times New Roman" w:cs="Times New Roman"/>
        </w:rPr>
        <w:t>sama</w:t>
      </w:r>
      <w:proofErr w:type="spellEnd"/>
      <w:r w:rsidR="00F04DA2">
        <w:rPr>
          <w:rFonts w:ascii="Times New Roman" w:hAnsi="Times New Roman" w:cs="Times New Roman"/>
        </w:rPr>
        <w:t xml:space="preserve"> </w:t>
      </w:r>
      <w:proofErr w:type="spellStart"/>
      <w:r w:rsidR="00386ABB">
        <w:rPr>
          <w:rFonts w:ascii="Times New Roman" w:hAnsi="Times New Roman" w:cs="Times New Roman"/>
        </w:rPr>
        <w:t>sajen</w:t>
      </w:r>
      <w:proofErr w:type="spellEnd"/>
      <w:r w:rsidR="00386ABB">
        <w:rPr>
          <w:rFonts w:ascii="Times New Roman" w:hAnsi="Times New Roman" w:cs="Times New Roman"/>
        </w:rPr>
        <w:t xml:space="preserve"> Nikah </w:t>
      </w:r>
      <w:proofErr w:type="spellStart"/>
      <w:r w:rsidR="00386ABB">
        <w:rPr>
          <w:rFonts w:ascii="Times New Roman" w:hAnsi="Times New Roman" w:cs="Times New Roman"/>
        </w:rPr>
        <w:t>ya</w:t>
      </w:r>
      <w:proofErr w:type="spellEnd"/>
      <w:r w:rsidR="00386ABB">
        <w:rPr>
          <w:rFonts w:ascii="Times New Roman" w:hAnsi="Times New Roman" w:cs="Times New Roman"/>
        </w:rPr>
        <w:t xml:space="preserve"> Nd</w:t>
      </w:r>
      <w:r w:rsidR="009B5A1F">
        <w:rPr>
          <w:rFonts w:ascii="Times New Roman" w:hAnsi="Times New Roman" w:cs="Times New Roman"/>
        </w:rPr>
        <w:t>h</w:t>
      </w:r>
      <w:r w:rsidR="00386ABB">
        <w:rPr>
          <w:rFonts w:ascii="Times New Roman" w:hAnsi="Times New Roman" w:cs="Times New Roman"/>
        </w:rPr>
        <w:t>uk</w:t>
      </w:r>
      <w:r w:rsidR="009B5A1F">
        <w:rPr>
          <w:rFonts w:ascii="Times New Roman" w:hAnsi="Times New Roman" w:cs="Times New Roman"/>
        </w:rPr>
        <w:t xml:space="preserve">.” Kata </w:t>
      </w:r>
      <w:proofErr w:type="spellStart"/>
      <w:r w:rsidR="009B5A1F">
        <w:rPr>
          <w:rFonts w:ascii="Times New Roman" w:hAnsi="Times New Roman" w:cs="Times New Roman"/>
        </w:rPr>
        <w:t>Eyang</w:t>
      </w:r>
      <w:proofErr w:type="spellEnd"/>
      <w:r w:rsidR="009B5A1F">
        <w:rPr>
          <w:rFonts w:ascii="Times New Roman" w:hAnsi="Times New Roman" w:cs="Times New Roman"/>
        </w:rPr>
        <w:t xml:space="preserve"> </w:t>
      </w:r>
      <w:proofErr w:type="spellStart"/>
      <w:r w:rsidR="00064AA3">
        <w:rPr>
          <w:rFonts w:ascii="Times New Roman" w:hAnsi="Times New Roman" w:cs="Times New Roman"/>
        </w:rPr>
        <w:t>berharap</w:t>
      </w:r>
      <w:proofErr w:type="spellEnd"/>
      <w:r w:rsidR="00064AA3">
        <w:rPr>
          <w:rFonts w:ascii="Times New Roman" w:hAnsi="Times New Roman" w:cs="Times New Roman"/>
        </w:rPr>
        <w:t xml:space="preserve"> </w:t>
      </w:r>
      <w:proofErr w:type="spellStart"/>
      <w:r w:rsidR="00064AA3">
        <w:rPr>
          <w:rFonts w:ascii="Times New Roman" w:hAnsi="Times New Roman" w:cs="Times New Roman"/>
        </w:rPr>
        <w:t>aku</w:t>
      </w:r>
      <w:proofErr w:type="spellEnd"/>
      <w:r w:rsidR="00064AA3">
        <w:rPr>
          <w:rFonts w:ascii="Times New Roman" w:hAnsi="Times New Roman" w:cs="Times New Roman"/>
        </w:rPr>
        <w:t xml:space="preserve"> </w:t>
      </w:r>
      <w:proofErr w:type="spellStart"/>
      <w:r w:rsidR="00064AA3">
        <w:rPr>
          <w:rFonts w:ascii="Times New Roman" w:hAnsi="Times New Roman" w:cs="Times New Roman"/>
        </w:rPr>
        <w:t>bisa</w:t>
      </w:r>
      <w:proofErr w:type="spellEnd"/>
      <w:r w:rsidR="00064AA3">
        <w:rPr>
          <w:rFonts w:ascii="Times New Roman" w:hAnsi="Times New Roman" w:cs="Times New Roman"/>
        </w:rPr>
        <w:t xml:space="preserve"> </w:t>
      </w:r>
      <w:proofErr w:type="spellStart"/>
      <w:r w:rsidR="00064AA3">
        <w:rPr>
          <w:rFonts w:ascii="Times New Roman" w:hAnsi="Times New Roman" w:cs="Times New Roman"/>
        </w:rPr>
        <w:t>membuatnya</w:t>
      </w:r>
      <w:proofErr w:type="spellEnd"/>
      <w:r w:rsidR="00064AA3">
        <w:rPr>
          <w:rFonts w:ascii="Times New Roman" w:hAnsi="Times New Roman" w:cs="Times New Roman"/>
        </w:rPr>
        <w:t xml:space="preserve"> </w:t>
      </w:r>
      <w:proofErr w:type="spellStart"/>
      <w:r w:rsidR="00064AA3">
        <w:rPr>
          <w:rFonts w:ascii="Times New Roman" w:hAnsi="Times New Roman" w:cs="Times New Roman"/>
        </w:rPr>
        <w:t>seperti</w:t>
      </w:r>
      <w:proofErr w:type="spellEnd"/>
      <w:r w:rsidR="00064AA3">
        <w:rPr>
          <w:rFonts w:ascii="Times New Roman" w:hAnsi="Times New Roman" w:cs="Times New Roman"/>
        </w:rPr>
        <w:t xml:space="preserve"> zaman </w:t>
      </w:r>
      <w:proofErr w:type="spellStart"/>
      <w:r w:rsidR="00064AA3">
        <w:rPr>
          <w:rFonts w:ascii="Times New Roman" w:hAnsi="Times New Roman" w:cs="Times New Roman"/>
        </w:rPr>
        <w:t>dulu</w:t>
      </w:r>
      <w:proofErr w:type="spellEnd"/>
      <w:r w:rsidR="00064AA3">
        <w:rPr>
          <w:rFonts w:ascii="Times New Roman" w:hAnsi="Times New Roman" w:cs="Times New Roman"/>
        </w:rPr>
        <w:t>.</w:t>
      </w:r>
    </w:p>
    <w:p w14:paraId="702EF520" w14:textId="33312B63" w:rsidR="00000000" w:rsidRDefault="00000000" w:rsidP="00FF41AD">
      <w:pPr>
        <w:rPr>
          <w:rFonts w:ascii="Times New Roman" w:hAnsi="Times New Roman" w:cs="Times New Roman"/>
        </w:rPr>
      </w:pPr>
    </w:p>
    <w:p w14:paraId="295A2C8C" w14:textId="7AFBDC04" w:rsidR="00B85D27" w:rsidRDefault="00B85D27" w:rsidP="00FF4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“Bisa </w:t>
      </w:r>
      <w:proofErr w:type="spellStart"/>
      <w:r>
        <w:rPr>
          <w:rFonts w:ascii="Times New Roman" w:hAnsi="Times New Roman" w:cs="Times New Roman"/>
        </w:rPr>
        <w:t>Eyang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450DF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gak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  <w:r w:rsidR="000A15FC">
        <w:rPr>
          <w:rFonts w:ascii="Times New Roman" w:hAnsi="Times New Roman" w:cs="Times New Roman"/>
        </w:rPr>
        <w:t xml:space="preserve">,” </w:t>
      </w:r>
      <w:proofErr w:type="spellStart"/>
      <w:r w:rsidR="000A15FC">
        <w:rPr>
          <w:rFonts w:ascii="Times New Roman" w:hAnsi="Times New Roman" w:cs="Times New Roman"/>
        </w:rPr>
        <w:t>ringisku</w:t>
      </w:r>
      <w:proofErr w:type="spellEnd"/>
      <w:r w:rsidR="000A15FC">
        <w:rPr>
          <w:rFonts w:ascii="Times New Roman" w:hAnsi="Times New Roman" w:cs="Times New Roman"/>
        </w:rPr>
        <w:t xml:space="preserve"> </w:t>
      </w:r>
      <w:proofErr w:type="spellStart"/>
      <w:r w:rsidR="000A15FC">
        <w:rPr>
          <w:rFonts w:ascii="Times New Roman" w:hAnsi="Times New Roman" w:cs="Times New Roman"/>
        </w:rPr>
        <w:t>tak</w:t>
      </w:r>
      <w:proofErr w:type="spellEnd"/>
      <w:r w:rsidR="000A15FC">
        <w:rPr>
          <w:rFonts w:ascii="Times New Roman" w:hAnsi="Times New Roman" w:cs="Times New Roman"/>
        </w:rPr>
        <w:t xml:space="preserve"> </w:t>
      </w:r>
      <w:proofErr w:type="spellStart"/>
      <w:r w:rsidR="000A15FC">
        <w:rPr>
          <w:rFonts w:ascii="Times New Roman" w:hAnsi="Times New Roman" w:cs="Times New Roman"/>
        </w:rPr>
        <w:t>enak</w:t>
      </w:r>
      <w:proofErr w:type="spellEnd"/>
      <w:r w:rsidR="000A15FC">
        <w:rPr>
          <w:rFonts w:ascii="Times New Roman" w:hAnsi="Times New Roman" w:cs="Times New Roman"/>
        </w:rPr>
        <w:t>.</w:t>
      </w:r>
      <w:r w:rsidR="00F450DF">
        <w:rPr>
          <w:rFonts w:ascii="Times New Roman" w:hAnsi="Times New Roman" w:cs="Times New Roman"/>
        </w:rPr>
        <w:t xml:space="preserve"> </w:t>
      </w:r>
      <w:r w:rsidR="00AE18EF">
        <w:rPr>
          <w:rFonts w:ascii="Times New Roman" w:hAnsi="Times New Roman" w:cs="Times New Roman"/>
        </w:rPr>
        <w:t>“</w:t>
      </w:r>
      <w:proofErr w:type="spellStart"/>
      <w:r w:rsidR="00AE18EF">
        <w:rPr>
          <w:rFonts w:ascii="Times New Roman" w:hAnsi="Times New Roman" w:cs="Times New Roman"/>
        </w:rPr>
        <w:t>Nggak</w:t>
      </w:r>
      <w:proofErr w:type="spellEnd"/>
      <w:r w:rsidR="00AE18EF">
        <w:rPr>
          <w:rFonts w:ascii="Times New Roman" w:hAnsi="Times New Roman" w:cs="Times New Roman"/>
        </w:rPr>
        <w:t xml:space="preserve"> papa, </w:t>
      </w:r>
      <w:proofErr w:type="spellStart"/>
      <w:r w:rsidR="00AE18EF">
        <w:rPr>
          <w:rFonts w:ascii="Times New Roman" w:hAnsi="Times New Roman" w:cs="Times New Roman"/>
        </w:rPr>
        <w:t>nanti</w:t>
      </w:r>
      <w:proofErr w:type="spellEnd"/>
      <w:r w:rsidR="00AE18EF">
        <w:rPr>
          <w:rFonts w:ascii="Times New Roman" w:hAnsi="Times New Roman" w:cs="Times New Roman"/>
        </w:rPr>
        <w:t xml:space="preserve"> </w:t>
      </w:r>
      <w:proofErr w:type="spellStart"/>
      <w:r w:rsidR="00AE18EF">
        <w:rPr>
          <w:rFonts w:ascii="Times New Roman" w:hAnsi="Times New Roman" w:cs="Times New Roman"/>
        </w:rPr>
        <w:t>Eyang</w:t>
      </w:r>
      <w:proofErr w:type="spellEnd"/>
      <w:r w:rsidR="00AE18EF">
        <w:rPr>
          <w:rFonts w:ascii="Times New Roman" w:hAnsi="Times New Roman" w:cs="Times New Roman"/>
        </w:rPr>
        <w:t xml:space="preserve"> </w:t>
      </w:r>
      <w:proofErr w:type="spellStart"/>
      <w:r w:rsidR="00AE18EF">
        <w:rPr>
          <w:rFonts w:ascii="Times New Roman" w:hAnsi="Times New Roman" w:cs="Times New Roman"/>
        </w:rPr>
        <w:t>ajarin</w:t>
      </w:r>
      <w:proofErr w:type="spellEnd"/>
      <w:r w:rsidR="00AE18EF">
        <w:rPr>
          <w:rFonts w:ascii="Times New Roman" w:hAnsi="Times New Roman" w:cs="Times New Roman"/>
        </w:rPr>
        <w:t xml:space="preserve"> </w:t>
      </w:r>
      <w:proofErr w:type="spellStart"/>
      <w:r w:rsidR="00AE18EF">
        <w:rPr>
          <w:rFonts w:ascii="Times New Roman" w:hAnsi="Times New Roman" w:cs="Times New Roman"/>
        </w:rPr>
        <w:t>lagi</w:t>
      </w:r>
      <w:proofErr w:type="spellEnd"/>
      <w:r w:rsidR="001F3429">
        <w:rPr>
          <w:rFonts w:ascii="Times New Roman" w:hAnsi="Times New Roman" w:cs="Times New Roman"/>
        </w:rPr>
        <w:t xml:space="preserve">.” </w:t>
      </w:r>
      <w:proofErr w:type="spellStart"/>
      <w:r w:rsidR="001F3429">
        <w:rPr>
          <w:rFonts w:ascii="Times New Roman" w:hAnsi="Times New Roman" w:cs="Times New Roman"/>
        </w:rPr>
        <w:t>Ucap</w:t>
      </w:r>
      <w:proofErr w:type="spellEnd"/>
      <w:r w:rsidR="001F3429">
        <w:rPr>
          <w:rFonts w:ascii="Times New Roman" w:hAnsi="Times New Roman" w:cs="Times New Roman"/>
        </w:rPr>
        <w:t xml:space="preserve"> </w:t>
      </w:r>
      <w:proofErr w:type="spellStart"/>
      <w:r w:rsidR="001F3429">
        <w:rPr>
          <w:rFonts w:ascii="Times New Roman" w:hAnsi="Times New Roman" w:cs="Times New Roman"/>
        </w:rPr>
        <w:t>Eyang</w:t>
      </w:r>
      <w:proofErr w:type="spellEnd"/>
      <w:r w:rsidR="001F3429">
        <w:rPr>
          <w:rFonts w:ascii="Times New Roman" w:hAnsi="Times New Roman" w:cs="Times New Roman"/>
        </w:rPr>
        <w:t xml:space="preserve"> </w:t>
      </w:r>
      <w:proofErr w:type="spellStart"/>
      <w:r w:rsidR="001F3429">
        <w:rPr>
          <w:rFonts w:ascii="Times New Roman" w:hAnsi="Times New Roman" w:cs="Times New Roman"/>
        </w:rPr>
        <w:t>seraya</w:t>
      </w:r>
      <w:proofErr w:type="spellEnd"/>
      <w:r w:rsidR="001F3429">
        <w:rPr>
          <w:rFonts w:ascii="Times New Roman" w:hAnsi="Times New Roman" w:cs="Times New Roman"/>
        </w:rPr>
        <w:t xml:space="preserve"> </w:t>
      </w:r>
      <w:proofErr w:type="spellStart"/>
      <w:r w:rsidR="001F3429">
        <w:rPr>
          <w:rFonts w:ascii="Times New Roman" w:hAnsi="Times New Roman" w:cs="Times New Roman"/>
        </w:rPr>
        <w:t>tersenyum</w:t>
      </w:r>
      <w:proofErr w:type="spellEnd"/>
      <w:r w:rsidR="001F3429">
        <w:rPr>
          <w:rFonts w:ascii="Times New Roman" w:hAnsi="Times New Roman" w:cs="Times New Roman"/>
        </w:rPr>
        <w:t>.</w:t>
      </w:r>
      <w:r w:rsidR="00B2497C">
        <w:rPr>
          <w:rFonts w:ascii="Times New Roman" w:hAnsi="Times New Roman" w:cs="Times New Roman"/>
        </w:rPr>
        <w:t xml:space="preserve"> </w:t>
      </w:r>
      <w:proofErr w:type="spellStart"/>
      <w:r w:rsidR="00B2497C">
        <w:rPr>
          <w:rFonts w:ascii="Times New Roman" w:hAnsi="Times New Roman" w:cs="Times New Roman"/>
        </w:rPr>
        <w:t>Set</w:t>
      </w:r>
      <w:r w:rsidR="00E609FB">
        <w:rPr>
          <w:rFonts w:ascii="Times New Roman" w:hAnsi="Times New Roman" w:cs="Times New Roman"/>
        </w:rPr>
        <w:t>elah</w:t>
      </w:r>
      <w:proofErr w:type="spellEnd"/>
      <w:r w:rsidR="00E609FB">
        <w:rPr>
          <w:rFonts w:ascii="Times New Roman" w:hAnsi="Times New Roman" w:cs="Times New Roman"/>
        </w:rPr>
        <w:t xml:space="preserve"> </w:t>
      </w:r>
      <w:proofErr w:type="spellStart"/>
      <w:r w:rsidR="002E5BB3">
        <w:rPr>
          <w:rFonts w:ascii="Times New Roman" w:hAnsi="Times New Roman" w:cs="Times New Roman"/>
        </w:rPr>
        <w:t>hamp</w:t>
      </w:r>
      <w:r w:rsidR="00734212">
        <w:rPr>
          <w:rFonts w:ascii="Times New Roman" w:hAnsi="Times New Roman" w:cs="Times New Roman"/>
        </w:rPr>
        <w:t>i</w:t>
      </w:r>
      <w:r w:rsidR="002E5BB3">
        <w:rPr>
          <w:rFonts w:ascii="Times New Roman" w:hAnsi="Times New Roman" w:cs="Times New Roman"/>
        </w:rPr>
        <w:t>r</w:t>
      </w:r>
      <w:proofErr w:type="spellEnd"/>
      <w:r w:rsidR="002E5BB3">
        <w:rPr>
          <w:rFonts w:ascii="Times New Roman" w:hAnsi="Times New Roman" w:cs="Times New Roman"/>
        </w:rPr>
        <w:t xml:space="preserve"> </w:t>
      </w:r>
      <w:proofErr w:type="spellStart"/>
      <w:r w:rsidR="002E5BB3">
        <w:rPr>
          <w:rFonts w:ascii="Times New Roman" w:hAnsi="Times New Roman" w:cs="Times New Roman"/>
        </w:rPr>
        <w:t>satu</w:t>
      </w:r>
      <w:proofErr w:type="spellEnd"/>
      <w:r w:rsidR="002E5BB3">
        <w:rPr>
          <w:rFonts w:ascii="Times New Roman" w:hAnsi="Times New Roman" w:cs="Times New Roman"/>
        </w:rPr>
        <w:t xml:space="preserve"> jam </w:t>
      </w:r>
      <w:proofErr w:type="spellStart"/>
      <w:r w:rsidR="002E5BB3">
        <w:rPr>
          <w:rFonts w:ascii="Times New Roman" w:hAnsi="Times New Roman" w:cs="Times New Roman"/>
        </w:rPr>
        <w:t>berkendara</w:t>
      </w:r>
      <w:proofErr w:type="spellEnd"/>
      <w:r w:rsidR="002E5BB3">
        <w:rPr>
          <w:rFonts w:ascii="Times New Roman" w:hAnsi="Times New Roman" w:cs="Times New Roman"/>
        </w:rPr>
        <w:t xml:space="preserve">, </w:t>
      </w:r>
      <w:proofErr w:type="spellStart"/>
      <w:r w:rsidR="002E5BB3">
        <w:rPr>
          <w:rFonts w:ascii="Times New Roman" w:hAnsi="Times New Roman" w:cs="Times New Roman"/>
        </w:rPr>
        <w:t>sampailah</w:t>
      </w:r>
      <w:proofErr w:type="spellEnd"/>
      <w:r w:rsidR="002E5BB3">
        <w:rPr>
          <w:rFonts w:ascii="Times New Roman" w:hAnsi="Times New Roman" w:cs="Times New Roman"/>
        </w:rPr>
        <w:t xml:space="preserve"> kami di </w:t>
      </w:r>
      <w:proofErr w:type="spellStart"/>
      <w:r w:rsidR="002E5BB3">
        <w:rPr>
          <w:rFonts w:ascii="Times New Roman" w:hAnsi="Times New Roman" w:cs="Times New Roman"/>
        </w:rPr>
        <w:t>depan</w:t>
      </w:r>
      <w:proofErr w:type="spellEnd"/>
      <w:r w:rsidR="002E5BB3">
        <w:rPr>
          <w:rFonts w:ascii="Times New Roman" w:hAnsi="Times New Roman" w:cs="Times New Roman"/>
        </w:rPr>
        <w:t xml:space="preserve"> </w:t>
      </w:r>
      <w:proofErr w:type="spellStart"/>
      <w:r w:rsidR="002E5BB3">
        <w:rPr>
          <w:rFonts w:ascii="Times New Roman" w:hAnsi="Times New Roman" w:cs="Times New Roman"/>
        </w:rPr>
        <w:t>pekarangan</w:t>
      </w:r>
      <w:proofErr w:type="spellEnd"/>
      <w:r w:rsidR="002E5BB3">
        <w:rPr>
          <w:rFonts w:ascii="Times New Roman" w:hAnsi="Times New Roman" w:cs="Times New Roman"/>
        </w:rPr>
        <w:t xml:space="preserve"> </w:t>
      </w:r>
      <w:proofErr w:type="spellStart"/>
      <w:r w:rsidR="002E5BB3">
        <w:rPr>
          <w:rFonts w:ascii="Times New Roman" w:hAnsi="Times New Roman" w:cs="Times New Roman"/>
        </w:rPr>
        <w:t>Joglo</w:t>
      </w:r>
      <w:proofErr w:type="spellEnd"/>
      <w:r w:rsidR="002E5BB3">
        <w:rPr>
          <w:rFonts w:ascii="Times New Roman" w:hAnsi="Times New Roman" w:cs="Times New Roman"/>
        </w:rPr>
        <w:t xml:space="preserve"> </w:t>
      </w:r>
      <w:proofErr w:type="spellStart"/>
      <w:r w:rsidR="002E5BB3">
        <w:rPr>
          <w:rFonts w:ascii="Times New Roman" w:hAnsi="Times New Roman" w:cs="Times New Roman"/>
        </w:rPr>
        <w:t>Eyang</w:t>
      </w:r>
      <w:proofErr w:type="spellEnd"/>
      <w:r w:rsidR="007E5068">
        <w:rPr>
          <w:rFonts w:ascii="Times New Roman" w:hAnsi="Times New Roman" w:cs="Times New Roman"/>
        </w:rPr>
        <w:t xml:space="preserve"> yang </w:t>
      </w:r>
      <w:proofErr w:type="spellStart"/>
      <w:r w:rsidR="007E5068">
        <w:rPr>
          <w:rFonts w:ascii="Times New Roman" w:hAnsi="Times New Roman" w:cs="Times New Roman"/>
        </w:rPr>
        <w:t>masih</w:t>
      </w:r>
      <w:proofErr w:type="spellEnd"/>
      <w:r w:rsidR="007E5068">
        <w:rPr>
          <w:rFonts w:ascii="Times New Roman" w:hAnsi="Times New Roman" w:cs="Times New Roman"/>
        </w:rPr>
        <w:t xml:space="preserve"> </w:t>
      </w:r>
      <w:proofErr w:type="spellStart"/>
      <w:r w:rsidR="007E5068">
        <w:rPr>
          <w:rFonts w:ascii="Times New Roman" w:hAnsi="Times New Roman" w:cs="Times New Roman"/>
        </w:rPr>
        <w:t>agak</w:t>
      </w:r>
      <w:proofErr w:type="spellEnd"/>
      <w:r w:rsidR="007E5068">
        <w:rPr>
          <w:rFonts w:ascii="Times New Roman" w:hAnsi="Times New Roman" w:cs="Times New Roman"/>
        </w:rPr>
        <w:t xml:space="preserve">  </w:t>
      </w:r>
      <w:proofErr w:type="spellStart"/>
      <w:r w:rsidR="007E5068">
        <w:rPr>
          <w:rFonts w:ascii="Times New Roman" w:hAnsi="Times New Roman" w:cs="Times New Roman"/>
        </w:rPr>
        <w:t>berantakan</w:t>
      </w:r>
      <w:proofErr w:type="spellEnd"/>
      <w:r w:rsidR="007E5068">
        <w:rPr>
          <w:rFonts w:ascii="Times New Roman" w:hAnsi="Times New Roman" w:cs="Times New Roman"/>
        </w:rPr>
        <w:t xml:space="preserve"> </w:t>
      </w:r>
      <w:proofErr w:type="spellStart"/>
      <w:r w:rsidR="007E5068">
        <w:rPr>
          <w:rFonts w:ascii="Times New Roman" w:hAnsi="Times New Roman" w:cs="Times New Roman"/>
        </w:rPr>
        <w:t>dengan</w:t>
      </w:r>
      <w:proofErr w:type="spellEnd"/>
      <w:r w:rsidR="007E5068">
        <w:rPr>
          <w:rFonts w:ascii="Times New Roman" w:hAnsi="Times New Roman" w:cs="Times New Roman"/>
        </w:rPr>
        <w:t xml:space="preserve"> </w:t>
      </w:r>
      <w:proofErr w:type="spellStart"/>
      <w:r w:rsidR="00D81702">
        <w:rPr>
          <w:rFonts w:ascii="Times New Roman" w:hAnsi="Times New Roman" w:cs="Times New Roman"/>
        </w:rPr>
        <w:t>sampah</w:t>
      </w:r>
      <w:proofErr w:type="spellEnd"/>
      <w:r w:rsidR="00D81702">
        <w:rPr>
          <w:rFonts w:ascii="Times New Roman" w:hAnsi="Times New Roman" w:cs="Times New Roman"/>
        </w:rPr>
        <w:t xml:space="preserve"> bunga-bunga. </w:t>
      </w:r>
      <w:r w:rsidR="006726A7">
        <w:rPr>
          <w:rFonts w:ascii="Times New Roman" w:hAnsi="Times New Roman" w:cs="Times New Roman"/>
        </w:rPr>
        <w:t xml:space="preserve">“Pasti </w:t>
      </w:r>
      <w:proofErr w:type="spellStart"/>
      <w:r w:rsidR="00507F97">
        <w:rPr>
          <w:rFonts w:ascii="Times New Roman" w:hAnsi="Times New Roman" w:cs="Times New Roman"/>
        </w:rPr>
        <w:t>sisa</w:t>
      </w:r>
      <w:proofErr w:type="spellEnd"/>
      <w:r w:rsidR="00507F97">
        <w:rPr>
          <w:rFonts w:ascii="Times New Roman" w:hAnsi="Times New Roman" w:cs="Times New Roman"/>
        </w:rPr>
        <w:t xml:space="preserve"> </w:t>
      </w:r>
      <w:proofErr w:type="spellStart"/>
      <w:r w:rsidR="00507F97">
        <w:rPr>
          <w:rFonts w:ascii="Times New Roman" w:hAnsi="Times New Roman" w:cs="Times New Roman"/>
        </w:rPr>
        <w:t>kemarin</w:t>
      </w:r>
      <w:proofErr w:type="spellEnd"/>
      <w:r w:rsidR="00507F97">
        <w:rPr>
          <w:rFonts w:ascii="Times New Roman" w:hAnsi="Times New Roman" w:cs="Times New Roman"/>
        </w:rPr>
        <w:t xml:space="preserve"> </w:t>
      </w:r>
      <w:proofErr w:type="spellStart"/>
      <w:r w:rsidR="00875A88">
        <w:rPr>
          <w:rFonts w:ascii="Times New Roman" w:hAnsi="Times New Roman" w:cs="Times New Roman"/>
        </w:rPr>
        <w:t>siraman</w:t>
      </w:r>
      <w:proofErr w:type="spellEnd"/>
      <w:r w:rsidR="00875A88">
        <w:rPr>
          <w:rFonts w:ascii="Times New Roman" w:hAnsi="Times New Roman" w:cs="Times New Roman"/>
        </w:rPr>
        <w:t xml:space="preserve">.” </w:t>
      </w:r>
      <w:proofErr w:type="spellStart"/>
      <w:r w:rsidR="00875A88">
        <w:rPr>
          <w:rFonts w:ascii="Times New Roman" w:hAnsi="Times New Roman" w:cs="Times New Roman"/>
        </w:rPr>
        <w:t>Pikirku</w:t>
      </w:r>
      <w:proofErr w:type="spellEnd"/>
      <w:r w:rsidR="00B00EA7">
        <w:rPr>
          <w:rFonts w:ascii="Times New Roman" w:hAnsi="Times New Roman" w:cs="Times New Roman"/>
        </w:rPr>
        <w:t xml:space="preserve">. Aku </w:t>
      </w:r>
      <w:proofErr w:type="spellStart"/>
      <w:r w:rsidR="00B00EA7">
        <w:rPr>
          <w:rFonts w:ascii="Times New Roman" w:hAnsi="Times New Roman" w:cs="Times New Roman"/>
        </w:rPr>
        <w:t>mulai</w:t>
      </w:r>
      <w:proofErr w:type="spellEnd"/>
      <w:r w:rsidR="00B00EA7">
        <w:rPr>
          <w:rFonts w:ascii="Times New Roman" w:hAnsi="Times New Roman" w:cs="Times New Roman"/>
        </w:rPr>
        <w:t xml:space="preserve"> </w:t>
      </w:r>
      <w:proofErr w:type="spellStart"/>
      <w:r w:rsidR="00E974E4">
        <w:rPr>
          <w:rFonts w:ascii="Times New Roman" w:hAnsi="Times New Roman" w:cs="Times New Roman"/>
        </w:rPr>
        <w:t>turun</w:t>
      </w:r>
      <w:proofErr w:type="spellEnd"/>
      <w:r w:rsidR="00E974E4">
        <w:rPr>
          <w:rFonts w:ascii="Times New Roman" w:hAnsi="Times New Roman" w:cs="Times New Roman"/>
        </w:rPr>
        <w:t xml:space="preserve"> </w:t>
      </w:r>
      <w:proofErr w:type="spellStart"/>
      <w:r w:rsidR="00E974E4">
        <w:rPr>
          <w:rFonts w:ascii="Times New Roman" w:hAnsi="Times New Roman" w:cs="Times New Roman"/>
        </w:rPr>
        <w:t>dari</w:t>
      </w:r>
      <w:proofErr w:type="spellEnd"/>
      <w:r w:rsidR="00E974E4">
        <w:rPr>
          <w:rFonts w:ascii="Times New Roman" w:hAnsi="Times New Roman" w:cs="Times New Roman"/>
        </w:rPr>
        <w:t xml:space="preserve"> </w:t>
      </w:r>
      <w:proofErr w:type="spellStart"/>
      <w:r w:rsidR="00E974E4">
        <w:rPr>
          <w:rFonts w:ascii="Times New Roman" w:hAnsi="Times New Roman" w:cs="Times New Roman"/>
        </w:rPr>
        <w:t>mobil</w:t>
      </w:r>
      <w:proofErr w:type="spellEnd"/>
      <w:r w:rsidR="00E974E4">
        <w:rPr>
          <w:rFonts w:ascii="Times New Roman" w:hAnsi="Times New Roman" w:cs="Times New Roman"/>
        </w:rPr>
        <w:t xml:space="preserve"> dan </w:t>
      </w:r>
      <w:proofErr w:type="spellStart"/>
      <w:r w:rsidR="00E974E4">
        <w:rPr>
          <w:rFonts w:ascii="Times New Roman" w:hAnsi="Times New Roman" w:cs="Times New Roman"/>
        </w:rPr>
        <w:t>mengambil</w:t>
      </w:r>
      <w:proofErr w:type="spellEnd"/>
      <w:r w:rsidR="00E974E4">
        <w:rPr>
          <w:rFonts w:ascii="Times New Roman" w:hAnsi="Times New Roman" w:cs="Times New Roman"/>
        </w:rPr>
        <w:t xml:space="preserve"> </w:t>
      </w:r>
      <w:proofErr w:type="spellStart"/>
      <w:r w:rsidR="00E974E4">
        <w:rPr>
          <w:rFonts w:ascii="Times New Roman" w:hAnsi="Times New Roman" w:cs="Times New Roman"/>
        </w:rPr>
        <w:t>barangku</w:t>
      </w:r>
      <w:proofErr w:type="spellEnd"/>
      <w:r w:rsidR="00E974E4">
        <w:rPr>
          <w:rFonts w:ascii="Times New Roman" w:hAnsi="Times New Roman" w:cs="Times New Roman"/>
        </w:rPr>
        <w:t xml:space="preserve"> </w:t>
      </w:r>
      <w:r w:rsidR="00F46523">
        <w:rPr>
          <w:rFonts w:ascii="Times New Roman" w:hAnsi="Times New Roman" w:cs="Times New Roman"/>
        </w:rPr>
        <w:t xml:space="preserve">di </w:t>
      </w:r>
      <w:proofErr w:type="spellStart"/>
      <w:r w:rsidR="00F46523">
        <w:rPr>
          <w:rFonts w:ascii="Times New Roman" w:hAnsi="Times New Roman" w:cs="Times New Roman"/>
        </w:rPr>
        <w:t>bagasi</w:t>
      </w:r>
      <w:proofErr w:type="spellEnd"/>
      <w:r w:rsidR="00F46523">
        <w:rPr>
          <w:rFonts w:ascii="Times New Roman" w:hAnsi="Times New Roman" w:cs="Times New Roman"/>
        </w:rPr>
        <w:t xml:space="preserve">. “Nah, </w:t>
      </w:r>
      <w:proofErr w:type="spellStart"/>
      <w:r w:rsidR="00F46523">
        <w:rPr>
          <w:rFonts w:ascii="Times New Roman" w:hAnsi="Times New Roman" w:cs="Times New Roman"/>
        </w:rPr>
        <w:t>ayo</w:t>
      </w:r>
      <w:proofErr w:type="spellEnd"/>
      <w:r w:rsidR="00F46523">
        <w:rPr>
          <w:rFonts w:ascii="Times New Roman" w:hAnsi="Times New Roman" w:cs="Times New Roman"/>
        </w:rPr>
        <w:t xml:space="preserve"> </w:t>
      </w:r>
      <w:proofErr w:type="spellStart"/>
      <w:r w:rsidR="00F46523">
        <w:rPr>
          <w:rFonts w:ascii="Times New Roman" w:hAnsi="Times New Roman" w:cs="Times New Roman"/>
        </w:rPr>
        <w:t>masuk</w:t>
      </w:r>
      <w:proofErr w:type="spellEnd"/>
      <w:r w:rsidR="007F2F67">
        <w:rPr>
          <w:rFonts w:ascii="Times New Roman" w:hAnsi="Times New Roman" w:cs="Times New Roman"/>
        </w:rPr>
        <w:t xml:space="preserve">,” </w:t>
      </w:r>
      <w:proofErr w:type="spellStart"/>
      <w:r w:rsidR="007F2F67">
        <w:rPr>
          <w:rFonts w:ascii="Times New Roman" w:hAnsi="Times New Roman" w:cs="Times New Roman"/>
        </w:rPr>
        <w:t>tangan</w:t>
      </w:r>
      <w:proofErr w:type="spellEnd"/>
      <w:r w:rsidR="007F2F67">
        <w:rPr>
          <w:rFonts w:ascii="Times New Roman" w:hAnsi="Times New Roman" w:cs="Times New Roman"/>
        </w:rPr>
        <w:t xml:space="preserve"> </w:t>
      </w:r>
      <w:proofErr w:type="spellStart"/>
      <w:r w:rsidR="007F2F67">
        <w:rPr>
          <w:rFonts w:ascii="Times New Roman" w:hAnsi="Times New Roman" w:cs="Times New Roman"/>
        </w:rPr>
        <w:t>Eyang</w:t>
      </w:r>
      <w:proofErr w:type="spellEnd"/>
      <w:r w:rsidR="007F2F67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mulai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membuka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pagar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besinya</w:t>
      </w:r>
      <w:proofErr w:type="spellEnd"/>
      <w:r w:rsidR="009034AD">
        <w:rPr>
          <w:rFonts w:ascii="Times New Roman" w:hAnsi="Times New Roman" w:cs="Times New Roman"/>
        </w:rPr>
        <w:t xml:space="preserve">. Aku </w:t>
      </w:r>
      <w:proofErr w:type="spellStart"/>
      <w:r w:rsidR="009034AD">
        <w:rPr>
          <w:rFonts w:ascii="Times New Roman" w:hAnsi="Times New Roman" w:cs="Times New Roman"/>
        </w:rPr>
        <w:t>mulai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menyeret</w:t>
      </w:r>
      <w:proofErr w:type="spellEnd"/>
      <w:r w:rsidR="009034AD">
        <w:rPr>
          <w:rFonts w:ascii="Times New Roman" w:hAnsi="Times New Roman" w:cs="Times New Roman"/>
        </w:rPr>
        <w:t xml:space="preserve"> dua </w:t>
      </w:r>
      <w:proofErr w:type="spellStart"/>
      <w:r w:rsidR="009034AD">
        <w:rPr>
          <w:rFonts w:ascii="Times New Roman" w:hAnsi="Times New Roman" w:cs="Times New Roman"/>
        </w:rPr>
        <w:t>buah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koperku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masuk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ke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dalam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Joglo</w:t>
      </w:r>
      <w:proofErr w:type="spellEnd"/>
      <w:r w:rsidR="009034AD">
        <w:rPr>
          <w:rFonts w:ascii="Times New Roman" w:hAnsi="Times New Roman" w:cs="Times New Roman"/>
        </w:rPr>
        <w:t xml:space="preserve"> </w:t>
      </w:r>
      <w:proofErr w:type="spellStart"/>
      <w:r w:rsidR="009034AD">
        <w:rPr>
          <w:rFonts w:ascii="Times New Roman" w:hAnsi="Times New Roman" w:cs="Times New Roman"/>
        </w:rPr>
        <w:t>Eyang</w:t>
      </w:r>
      <w:proofErr w:type="spellEnd"/>
      <w:r w:rsidR="00007E22">
        <w:rPr>
          <w:rFonts w:ascii="Times New Roman" w:hAnsi="Times New Roman" w:cs="Times New Roman"/>
        </w:rPr>
        <w:t xml:space="preserve">. </w:t>
      </w:r>
      <w:r w:rsidR="00C642E1">
        <w:rPr>
          <w:rFonts w:ascii="Times New Roman" w:hAnsi="Times New Roman" w:cs="Times New Roman"/>
        </w:rPr>
        <w:t xml:space="preserve">Aku </w:t>
      </w:r>
      <w:proofErr w:type="spellStart"/>
      <w:r w:rsidR="00C642E1">
        <w:rPr>
          <w:rFonts w:ascii="Times New Roman" w:hAnsi="Times New Roman" w:cs="Times New Roman"/>
        </w:rPr>
        <w:t>mulai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C642E1">
        <w:rPr>
          <w:rFonts w:ascii="Times New Roman" w:hAnsi="Times New Roman" w:cs="Times New Roman"/>
        </w:rPr>
        <w:t>melihat-lihat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C642E1">
        <w:rPr>
          <w:rFonts w:ascii="Times New Roman" w:hAnsi="Times New Roman" w:cs="Times New Roman"/>
        </w:rPr>
        <w:t>pemandangan</w:t>
      </w:r>
      <w:proofErr w:type="spellEnd"/>
      <w:r w:rsidR="00C642E1">
        <w:rPr>
          <w:rFonts w:ascii="Times New Roman" w:hAnsi="Times New Roman" w:cs="Times New Roman"/>
        </w:rPr>
        <w:t xml:space="preserve"> di </w:t>
      </w:r>
      <w:proofErr w:type="spellStart"/>
      <w:r w:rsidR="00C642E1">
        <w:rPr>
          <w:rFonts w:ascii="Times New Roman" w:hAnsi="Times New Roman" w:cs="Times New Roman"/>
        </w:rPr>
        <w:t>sekitar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C642E1">
        <w:rPr>
          <w:rFonts w:ascii="Times New Roman" w:hAnsi="Times New Roman" w:cs="Times New Roman"/>
        </w:rPr>
        <w:t>Joglo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C642E1">
        <w:rPr>
          <w:rFonts w:ascii="Times New Roman" w:hAnsi="Times New Roman" w:cs="Times New Roman"/>
        </w:rPr>
        <w:t>Eyang</w:t>
      </w:r>
      <w:proofErr w:type="spellEnd"/>
      <w:r w:rsidR="00C642E1">
        <w:rPr>
          <w:rFonts w:ascii="Times New Roman" w:hAnsi="Times New Roman" w:cs="Times New Roman"/>
        </w:rPr>
        <w:t xml:space="preserve">, </w:t>
      </w:r>
      <w:proofErr w:type="spellStart"/>
      <w:r w:rsidR="00C642E1">
        <w:rPr>
          <w:rFonts w:ascii="Times New Roman" w:hAnsi="Times New Roman" w:cs="Times New Roman"/>
        </w:rPr>
        <w:t>hamp</w:t>
      </w:r>
      <w:r w:rsidR="009C4EBE">
        <w:rPr>
          <w:rFonts w:ascii="Times New Roman" w:hAnsi="Times New Roman" w:cs="Times New Roman"/>
        </w:rPr>
        <w:t>i</w:t>
      </w:r>
      <w:r w:rsidR="00C642E1">
        <w:rPr>
          <w:rFonts w:ascii="Times New Roman" w:hAnsi="Times New Roman" w:cs="Times New Roman"/>
        </w:rPr>
        <w:t>r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C642E1">
        <w:rPr>
          <w:rFonts w:ascii="Times New Roman" w:hAnsi="Times New Roman" w:cs="Times New Roman"/>
        </w:rPr>
        <w:t>tidak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C642E1">
        <w:rPr>
          <w:rFonts w:ascii="Times New Roman" w:hAnsi="Times New Roman" w:cs="Times New Roman"/>
        </w:rPr>
        <w:t>ada</w:t>
      </w:r>
      <w:proofErr w:type="spellEnd"/>
      <w:r w:rsidR="00C642E1">
        <w:rPr>
          <w:rFonts w:ascii="Times New Roman" w:hAnsi="Times New Roman" w:cs="Times New Roman"/>
        </w:rPr>
        <w:t xml:space="preserve"> yang </w:t>
      </w:r>
      <w:proofErr w:type="spellStart"/>
      <w:r w:rsidR="00C642E1">
        <w:rPr>
          <w:rFonts w:ascii="Times New Roman" w:hAnsi="Times New Roman" w:cs="Times New Roman"/>
        </w:rPr>
        <w:t>berubah</w:t>
      </w:r>
      <w:proofErr w:type="spellEnd"/>
      <w:r w:rsidR="00C642E1">
        <w:rPr>
          <w:rFonts w:ascii="Times New Roman" w:hAnsi="Times New Roman" w:cs="Times New Roman"/>
        </w:rPr>
        <w:t xml:space="preserve">. Masih </w:t>
      </w:r>
      <w:proofErr w:type="spellStart"/>
      <w:r w:rsidR="00C642E1">
        <w:rPr>
          <w:rFonts w:ascii="Times New Roman" w:hAnsi="Times New Roman" w:cs="Times New Roman"/>
        </w:rPr>
        <w:t>ada</w:t>
      </w:r>
      <w:proofErr w:type="spellEnd"/>
      <w:r w:rsidR="00C642E1">
        <w:rPr>
          <w:rFonts w:ascii="Times New Roman" w:hAnsi="Times New Roman" w:cs="Times New Roman"/>
        </w:rPr>
        <w:t xml:space="preserve"> </w:t>
      </w:r>
      <w:proofErr w:type="spellStart"/>
      <w:r w:rsidR="003B1164">
        <w:rPr>
          <w:rFonts w:ascii="Times New Roman" w:hAnsi="Times New Roman" w:cs="Times New Roman"/>
        </w:rPr>
        <w:t>beberapa</w:t>
      </w:r>
      <w:proofErr w:type="spellEnd"/>
      <w:r w:rsidR="003B1164">
        <w:rPr>
          <w:rFonts w:ascii="Times New Roman" w:hAnsi="Times New Roman" w:cs="Times New Roman"/>
        </w:rPr>
        <w:t xml:space="preserve"> </w:t>
      </w:r>
      <w:proofErr w:type="spellStart"/>
      <w:r w:rsidR="003B1164">
        <w:rPr>
          <w:rFonts w:ascii="Times New Roman" w:hAnsi="Times New Roman" w:cs="Times New Roman"/>
        </w:rPr>
        <w:t>jenis</w:t>
      </w:r>
      <w:proofErr w:type="spellEnd"/>
      <w:r w:rsidR="003B1164">
        <w:rPr>
          <w:rFonts w:ascii="Times New Roman" w:hAnsi="Times New Roman" w:cs="Times New Roman"/>
        </w:rPr>
        <w:t xml:space="preserve"> bunga yang </w:t>
      </w:r>
      <w:proofErr w:type="spellStart"/>
      <w:r w:rsidR="003B1164">
        <w:rPr>
          <w:rFonts w:ascii="Times New Roman" w:hAnsi="Times New Roman" w:cs="Times New Roman"/>
        </w:rPr>
        <w:t>ada</w:t>
      </w:r>
      <w:proofErr w:type="spellEnd"/>
      <w:r w:rsidR="003B1164">
        <w:rPr>
          <w:rFonts w:ascii="Times New Roman" w:hAnsi="Times New Roman" w:cs="Times New Roman"/>
        </w:rPr>
        <w:t xml:space="preserve"> di </w:t>
      </w:r>
      <w:proofErr w:type="spellStart"/>
      <w:r w:rsidR="003B1164">
        <w:rPr>
          <w:rFonts w:ascii="Times New Roman" w:hAnsi="Times New Roman" w:cs="Times New Roman"/>
        </w:rPr>
        <w:t>halamannya</w:t>
      </w:r>
      <w:proofErr w:type="spellEnd"/>
      <w:r w:rsidR="003B1164">
        <w:rPr>
          <w:rFonts w:ascii="Times New Roman" w:hAnsi="Times New Roman" w:cs="Times New Roman"/>
        </w:rPr>
        <w:t xml:space="preserve">. </w:t>
      </w:r>
      <w:r w:rsidR="000A15FC">
        <w:rPr>
          <w:rFonts w:ascii="Times New Roman" w:hAnsi="Times New Roman" w:cs="Times New Roman"/>
        </w:rPr>
        <w:t xml:space="preserve"> </w:t>
      </w:r>
      <w:proofErr w:type="spellStart"/>
      <w:r w:rsidR="00157966">
        <w:rPr>
          <w:rFonts w:ascii="Times New Roman" w:hAnsi="Times New Roman" w:cs="Times New Roman"/>
        </w:rPr>
        <w:t>Seperti</w:t>
      </w:r>
      <w:proofErr w:type="spellEnd"/>
      <w:r w:rsidR="00157966">
        <w:rPr>
          <w:rFonts w:ascii="Times New Roman" w:hAnsi="Times New Roman" w:cs="Times New Roman"/>
        </w:rPr>
        <w:t xml:space="preserve"> </w:t>
      </w:r>
      <w:proofErr w:type="spellStart"/>
      <w:r w:rsidR="00157966">
        <w:rPr>
          <w:rFonts w:ascii="Times New Roman" w:hAnsi="Times New Roman" w:cs="Times New Roman"/>
        </w:rPr>
        <w:t>Sedap</w:t>
      </w:r>
      <w:proofErr w:type="spellEnd"/>
      <w:r w:rsidR="00157966">
        <w:rPr>
          <w:rFonts w:ascii="Times New Roman" w:hAnsi="Times New Roman" w:cs="Times New Roman"/>
        </w:rPr>
        <w:t xml:space="preserve"> Malam, Melati, </w:t>
      </w:r>
      <w:proofErr w:type="spellStart"/>
      <w:r w:rsidR="00157966">
        <w:rPr>
          <w:rFonts w:ascii="Times New Roman" w:hAnsi="Times New Roman" w:cs="Times New Roman"/>
        </w:rPr>
        <w:t>Kantil</w:t>
      </w:r>
      <w:proofErr w:type="spellEnd"/>
      <w:r w:rsidR="00157966">
        <w:rPr>
          <w:rFonts w:ascii="Times New Roman" w:hAnsi="Times New Roman" w:cs="Times New Roman"/>
        </w:rPr>
        <w:t>,</w:t>
      </w:r>
      <w:r w:rsidR="00D31D67">
        <w:rPr>
          <w:rFonts w:ascii="Times New Roman" w:hAnsi="Times New Roman" w:cs="Times New Roman"/>
        </w:rPr>
        <w:t xml:space="preserve"> </w:t>
      </w:r>
      <w:r w:rsidR="00940E79">
        <w:rPr>
          <w:rFonts w:ascii="Times New Roman" w:hAnsi="Times New Roman" w:cs="Times New Roman"/>
        </w:rPr>
        <w:t>dan Wijaya Kusuma</w:t>
      </w:r>
      <w:r w:rsidR="008A77DA">
        <w:rPr>
          <w:rFonts w:ascii="Times New Roman" w:hAnsi="Times New Roman" w:cs="Times New Roman"/>
        </w:rPr>
        <w:t>.</w:t>
      </w:r>
    </w:p>
    <w:p w14:paraId="19E4052D" w14:textId="0851283E" w:rsidR="008A77DA" w:rsidRDefault="00577267" w:rsidP="00FF41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Masih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zaman </w:t>
      </w:r>
      <w:proofErr w:type="spellStart"/>
      <w:r>
        <w:rPr>
          <w:rFonts w:ascii="Times New Roman" w:hAnsi="Times New Roman" w:cs="Times New Roman"/>
        </w:rPr>
        <w:t>dulu</w:t>
      </w:r>
      <w:proofErr w:type="spellEnd"/>
      <w:r w:rsidR="005E5B79">
        <w:rPr>
          <w:rFonts w:ascii="Times New Roman" w:hAnsi="Times New Roman" w:cs="Times New Roman"/>
        </w:rPr>
        <w:t xml:space="preserve">, </w:t>
      </w:r>
      <w:proofErr w:type="spellStart"/>
      <w:r w:rsidR="005E5B79">
        <w:rPr>
          <w:rFonts w:ascii="Times New Roman" w:hAnsi="Times New Roman" w:cs="Times New Roman"/>
        </w:rPr>
        <w:t>aku</w:t>
      </w:r>
      <w:proofErr w:type="spellEnd"/>
      <w:r w:rsidR="005E5B79">
        <w:rPr>
          <w:rFonts w:ascii="Times New Roman" w:hAnsi="Times New Roman" w:cs="Times New Roman"/>
        </w:rPr>
        <w:t xml:space="preserve"> </w:t>
      </w:r>
      <w:proofErr w:type="spellStart"/>
      <w:r w:rsidR="005E5B79">
        <w:rPr>
          <w:rFonts w:ascii="Times New Roman" w:hAnsi="Times New Roman" w:cs="Times New Roman"/>
        </w:rPr>
        <w:t>mulai</w:t>
      </w:r>
      <w:proofErr w:type="spellEnd"/>
      <w:r w:rsidR="005E5B79">
        <w:rPr>
          <w:rFonts w:ascii="Times New Roman" w:hAnsi="Times New Roman" w:cs="Times New Roman"/>
        </w:rPr>
        <w:t xml:space="preserve"> </w:t>
      </w:r>
      <w:proofErr w:type="spellStart"/>
      <w:r w:rsidR="00E27E13">
        <w:rPr>
          <w:rFonts w:ascii="Times New Roman" w:hAnsi="Times New Roman" w:cs="Times New Roman"/>
        </w:rPr>
        <w:t>merasakan</w:t>
      </w:r>
      <w:proofErr w:type="spellEnd"/>
      <w:r w:rsidR="00E27E13">
        <w:rPr>
          <w:rFonts w:ascii="Times New Roman" w:hAnsi="Times New Roman" w:cs="Times New Roman"/>
        </w:rPr>
        <w:t xml:space="preserve"> </w:t>
      </w:r>
      <w:proofErr w:type="spellStart"/>
      <w:r w:rsidR="00E27E13">
        <w:rPr>
          <w:rFonts w:ascii="Times New Roman" w:hAnsi="Times New Roman" w:cs="Times New Roman"/>
        </w:rPr>
        <w:t>suasana</w:t>
      </w:r>
      <w:proofErr w:type="spellEnd"/>
      <w:r w:rsidR="00E27E13">
        <w:rPr>
          <w:rFonts w:ascii="Times New Roman" w:hAnsi="Times New Roman" w:cs="Times New Roman"/>
        </w:rPr>
        <w:t xml:space="preserve"> yang </w:t>
      </w:r>
      <w:proofErr w:type="spellStart"/>
      <w:r w:rsidR="009B42FA">
        <w:rPr>
          <w:rFonts w:ascii="Times New Roman" w:hAnsi="Times New Roman" w:cs="Times New Roman"/>
        </w:rPr>
        <w:t>mulai</w:t>
      </w:r>
      <w:proofErr w:type="spellEnd"/>
      <w:r w:rsidR="009B42FA">
        <w:rPr>
          <w:rFonts w:ascii="Times New Roman" w:hAnsi="Times New Roman" w:cs="Times New Roman"/>
        </w:rPr>
        <w:t xml:space="preserve"> </w:t>
      </w:r>
      <w:proofErr w:type="spellStart"/>
      <w:r w:rsidR="009B42FA">
        <w:rPr>
          <w:rFonts w:ascii="Times New Roman" w:hAnsi="Times New Roman" w:cs="Times New Roman"/>
        </w:rPr>
        <w:t>berbeda</w:t>
      </w:r>
      <w:proofErr w:type="spellEnd"/>
      <w:r w:rsidR="009B42FA">
        <w:rPr>
          <w:rFonts w:ascii="Times New Roman" w:hAnsi="Times New Roman" w:cs="Times New Roman"/>
        </w:rPr>
        <w:t xml:space="preserve">. </w:t>
      </w:r>
      <w:proofErr w:type="spellStart"/>
      <w:r w:rsidR="009B42FA">
        <w:rPr>
          <w:rFonts w:ascii="Times New Roman" w:hAnsi="Times New Roman" w:cs="Times New Roman"/>
        </w:rPr>
        <w:t>Seperti</w:t>
      </w:r>
      <w:proofErr w:type="spellEnd"/>
      <w:r w:rsidR="009B42FA">
        <w:rPr>
          <w:rFonts w:ascii="Times New Roman" w:hAnsi="Times New Roman" w:cs="Times New Roman"/>
        </w:rPr>
        <w:t xml:space="preserve"> </w:t>
      </w:r>
      <w:proofErr w:type="spellStart"/>
      <w:r w:rsidR="009B42FA">
        <w:rPr>
          <w:rFonts w:ascii="Times New Roman" w:hAnsi="Times New Roman" w:cs="Times New Roman"/>
        </w:rPr>
        <w:t>kembali</w:t>
      </w:r>
      <w:proofErr w:type="spellEnd"/>
      <w:r w:rsidR="009B42FA">
        <w:rPr>
          <w:rFonts w:ascii="Times New Roman" w:hAnsi="Times New Roman" w:cs="Times New Roman"/>
        </w:rPr>
        <w:t xml:space="preserve"> </w:t>
      </w:r>
      <w:proofErr w:type="spellStart"/>
      <w:r w:rsidR="009B42FA">
        <w:rPr>
          <w:rFonts w:ascii="Times New Roman" w:hAnsi="Times New Roman" w:cs="Times New Roman"/>
        </w:rPr>
        <w:t>ke</w:t>
      </w:r>
      <w:proofErr w:type="spellEnd"/>
      <w:r w:rsidR="009B42FA">
        <w:rPr>
          <w:rFonts w:ascii="Times New Roman" w:hAnsi="Times New Roman" w:cs="Times New Roman"/>
        </w:rPr>
        <w:t xml:space="preserve"> masa </w:t>
      </w:r>
      <w:proofErr w:type="spellStart"/>
      <w:r w:rsidR="009B42FA">
        <w:rPr>
          <w:rFonts w:ascii="Times New Roman" w:hAnsi="Times New Roman" w:cs="Times New Roman"/>
        </w:rPr>
        <w:t>kecilku</w:t>
      </w:r>
      <w:proofErr w:type="spellEnd"/>
      <w:r w:rsidR="009B42FA">
        <w:rPr>
          <w:rFonts w:ascii="Times New Roman" w:hAnsi="Times New Roman" w:cs="Times New Roman"/>
        </w:rPr>
        <w:t xml:space="preserve">. </w:t>
      </w:r>
      <w:r w:rsidR="00C3560A">
        <w:rPr>
          <w:rFonts w:ascii="Times New Roman" w:hAnsi="Times New Roman" w:cs="Times New Roman"/>
        </w:rPr>
        <w:t xml:space="preserve">Yang </w:t>
      </w:r>
      <w:proofErr w:type="spellStart"/>
      <w:r w:rsidR="00C3560A">
        <w:rPr>
          <w:rFonts w:ascii="Times New Roman" w:hAnsi="Times New Roman" w:cs="Times New Roman"/>
        </w:rPr>
        <w:t>berbeda</w:t>
      </w:r>
      <w:proofErr w:type="spellEnd"/>
      <w:r w:rsidR="00C3560A">
        <w:rPr>
          <w:rFonts w:ascii="Times New Roman" w:hAnsi="Times New Roman" w:cs="Times New Roman"/>
        </w:rPr>
        <w:t xml:space="preserve"> </w:t>
      </w:r>
      <w:proofErr w:type="spellStart"/>
      <w:r w:rsidR="00C3560A">
        <w:rPr>
          <w:rFonts w:ascii="Times New Roman" w:hAnsi="Times New Roman" w:cs="Times New Roman"/>
        </w:rPr>
        <w:t>hany</w:t>
      </w:r>
      <w:r w:rsidR="00A75B32">
        <w:rPr>
          <w:rFonts w:ascii="Times New Roman" w:hAnsi="Times New Roman" w:cs="Times New Roman"/>
        </w:rPr>
        <w:t>a</w:t>
      </w:r>
      <w:proofErr w:type="spellEnd"/>
      <w:r w:rsidR="00A75B32">
        <w:rPr>
          <w:rFonts w:ascii="Times New Roman" w:hAnsi="Times New Roman" w:cs="Times New Roman"/>
        </w:rPr>
        <w:t xml:space="preserve"> </w:t>
      </w:r>
      <w:proofErr w:type="spellStart"/>
      <w:r w:rsidR="00A75B32">
        <w:rPr>
          <w:rFonts w:ascii="Times New Roman" w:hAnsi="Times New Roman" w:cs="Times New Roman"/>
        </w:rPr>
        <w:t>suasana</w:t>
      </w:r>
      <w:r w:rsidR="00550338">
        <w:rPr>
          <w:rFonts w:ascii="Times New Roman" w:hAnsi="Times New Roman" w:cs="Times New Roman"/>
        </w:rPr>
        <w:t>nya</w:t>
      </w:r>
      <w:proofErr w:type="spellEnd"/>
      <w:r w:rsidR="00550338">
        <w:rPr>
          <w:rFonts w:ascii="Times New Roman" w:hAnsi="Times New Roman" w:cs="Times New Roman"/>
        </w:rPr>
        <w:t xml:space="preserve"> yang </w:t>
      </w:r>
      <w:proofErr w:type="spellStart"/>
      <w:r w:rsidR="00550338">
        <w:rPr>
          <w:rFonts w:ascii="Times New Roman" w:hAnsi="Times New Roman" w:cs="Times New Roman"/>
        </w:rPr>
        <w:t>lebih</w:t>
      </w:r>
      <w:proofErr w:type="spellEnd"/>
      <w:r w:rsidR="00550338">
        <w:rPr>
          <w:rFonts w:ascii="Times New Roman" w:hAnsi="Times New Roman" w:cs="Times New Roman"/>
        </w:rPr>
        <w:t xml:space="preserve"> </w:t>
      </w:r>
      <w:proofErr w:type="spellStart"/>
      <w:r w:rsidR="00550338">
        <w:rPr>
          <w:rFonts w:ascii="Times New Roman" w:hAnsi="Times New Roman" w:cs="Times New Roman"/>
        </w:rPr>
        <w:t>hangat</w:t>
      </w:r>
      <w:proofErr w:type="spellEnd"/>
      <w:r w:rsidR="00550338">
        <w:rPr>
          <w:rFonts w:ascii="Times New Roman" w:hAnsi="Times New Roman" w:cs="Times New Roman"/>
        </w:rPr>
        <w:t>.</w:t>
      </w:r>
    </w:p>
    <w:p w14:paraId="3E9DF22C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2636F045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7EA7D428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4615AE9A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25A855CA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2187D06D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0FD0354A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268C6326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75006633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44FA7D8B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4E9541A2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5BDEF480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0051E972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6E1D16FF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6A3143DB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7F144AE5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16B860E5" w14:textId="77777777" w:rsidR="0020579F" w:rsidRDefault="0020579F" w:rsidP="00FF41AD">
      <w:pPr>
        <w:rPr>
          <w:rFonts w:ascii="Times New Roman" w:hAnsi="Times New Roman" w:cs="Times New Roman"/>
        </w:rPr>
      </w:pPr>
    </w:p>
    <w:p w14:paraId="000BA0A2" w14:textId="4FA634D0" w:rsidR="0020579F" w:rsidRPr="001C5647" w:rsidRDefault="001A14C8" w:rsidP="001A14C8">
      <w:pPr>
        <w:pStyle w:val="Subtitle"/>
        <w:rPr>
          <w:rFonts w:ascii="Times New Roman" w:hAnsi="Times New Roman" w:cs="Times New Roman"/>
        </w:rPr>
      </w:pPr>
      <w:r w:rsidRPr="001C5647">
        <w:rPr>
          <w:rFonts w:ascii="Times New Roman" w:hAnsi="Times New Roman" w:cs="Times New Roman"/>
        </w:rPr>
        <w:lastRenderedPageBreak/>
        <w:t>Bab 2</w:t>
      </w:r>
    </w:p>
    <w:p w14:paraId="0ED74DC8" w14:textId="6797B9B6" w:rsidR="001A14C8" w:rsidRDefault="005A0B59" w:rsidP="001A1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Tinggal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jam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51B8C">
        <w:rPr>
          <w:rFonts w:ascii="Times New Roman" w:hAnsi="Times New Roman" w:cs="Times New Roman"/>
        </w:rPr>
        <w:t>prosesi</w:t>
      </w:r>
      <w:proofErr w:type="spellEnd"/>
      <w:r w:rsidR="00F361FB">
        <w:rPr>
          <w:rFonts w:ascii="Times New Roman" w:hAnsi="Times New Roman" w:cs="Times New Roman"/>
        </w:rPr>
        <w:t>. Pagi-</w:t>
      </w:r>
      <w:proofErr w:type="spellStart"/>
      <w:r w:rsidR="00F361FB">
        <w:rPr>
          <w:rFonts w:ascii="Times New Roman" w:hAnsi="Times New Roman" w:cs="Times New Roman"/>
        </w:rPr>
        <w:t>pagi</w:t>
      </w:r>
      <w:proofErr w:type="spellEnd"/>
      <w:r w:rsidR="00F361FB">
        <w:rPr>
          <w:rFonts w:ascii="Times New Roman" w:hAnsi="Times New Roman" w:cs="Times New Roman"/>
        </w:rPr>
        <w:t xml:space="preserve"> </w:t>
      </w:r>
      <w:proofErr w:type="spellStart"/>
      <w:r w:rsidR="00F361FB">
        <w:rPr>
          <w:rFonts w:ascii="Times New Roman" w:hAnsi="Times New Roman" w:cs="Times New Roman"/>
        </w:rPr>
        <w:t>buta</w:t>
      </w:r>
      <w:proofErr w:type="spellEnd"/>
      <w:r w:rsidR="00F361FB">
        <w:rPr>
          <w:rFonts w:ascii="Times New Roman" w:hAnsi="Times New Roman" w:cs="Times New Roman"/>
        </w:rPr>
        <w:t xml:space="preserve"> </w:t>
      </w:r>
      <w:proofErr w:type="spellStart"/>
      <w:r w:rsidR="00F361FB">
        <w:rPr>
          <w:rFonts w:ascii="Times New Roman" w:hAnsi="Times New Roman" w:cs="Times New Roman"/>
        </w:rPr>
        <w:t>aku</w:t>
      </w:r>
      <w:proofErr w:type="spellEnd"/>
      <w:r w:rsidR="00D045E6">
        <w:rPr>
          <w:rFonts w:ascii="Times New Roman" w:hAnsi="Times New Roman" w:cs="Times New Roman"/>
        </w:rPr>
        <w:t xml:space="preserve"> </w:t>
      </w:r>
      <w:proofErr w:type="spellStart"/>
      <w:r w:rsidR="00D045E6">
        <w:rPr>
          <w:rFonts w:ascii="Times New Roman" w:hAnsi="Times New Roman" w:cs="Times New Roman"/>
        </w:rPr>
        <w:t>sudah</w:t>
      </w:r>
      <w:proofErr w:type="spellEnd"/>
      <w:r w:rsidR="00D045E6">
        <w:rPr>
          <w:rFonts w:ascii="Times New Roman" w:hAnsi="Times New Roman" w:cs="Times New Roman"/>
        </w:rPr>
        <w:t xml:space="preserve"> </w:t>
      </w:r>
      <w:proofErr w:type="spellStart"/>
      <w:r w:rsidR="00D045E6">
        <w:rPr>
          <w:rFonts w:ascii="Times New Roman" w:hAnsi="Times New Roman" w:cs="Times New Roman"/>
        </w:rPr>
        <w:t>bangun</w:t>
      </w:r>
      <w:proofErr w:type="spellEnd"/>
      <w:r w:rsidR="00D045E6">
        <w:rPr>
          <w:rFonts w:ascii="Times New Roman" w:hAnsi="Times New Roman" w:cs="Times New Roman"/>
        </w:rPr>
        <w:t xml:space="preserve">, </w:t>
      </w:r>
      <w:proofErr w:type="spellStart"/>
      <w:r w:rsidR="00D045E6">
        <w:rPr>
          <w:rFonts w:ascii="Times New Roman" w:hAnsi="Times New Roman" w:cs="Times New Roman"/>
        </w:rPr>
        <w:t>menyiapkan</w:t>
      </w:r>
      <w:proofErr w:type="spellEnd"/>
      <w:r w:rsidR="00D045E6">
        <w:rPr>
          <w:rFonts w:ascii="Times New Roman" w:hAnsi="Times New Roman" w:cs="Times New Roman"/>
        </w:rPr>
        <w:t xml:space="preserve"> air</w:t>
      </w:r>
      <w:r w:rsidR="0026518F">
        <w:rPr>
          <w:rFonts w:ascii="Times New Roman" w:hAnsi="Times New Roman" w:cs="Times New Roman"/>
        </w:rPr>
        <w:t xml:space="preserve"> </w:t>
      </w:r>
      <w:proofErr w:type="spellStart"/>
      <w:r w:rsidR="0064347B">
        <w:rPr>
          <w:rFonts w:ascii="Times New Roman" w:hAnsi="Times New Roman" w:cs="Times New Roman"/>
        </w:rPr>
        <w:t>untuk</w:t>
      </w:r>
      <w:proofErr w:type="spellEnd"/>
      <w:r w:rsidR="0064347B">
        <w:rPr>
          <w:rFonts w:ascii="Times New Roman" w:hAnsi="Times New Roman" w:cs="Times New Roman"/>
        </w:rPr>
        <w:t xml:space="preserve"> </w:t>
      </w:r>
      <w:proofErr w:type="spellStart"/>
      <w:r w:rsidR="00644399">
        <w:rPr>
          <w:rFonts w:ascii="Times New Roman" w:hAnsi="Times New Roman" w:cs="Times New Roman"/>
        </w:rPr>
        <w:t>siraman</w:t>
      </w:r>
      <w:proofErr w:type="spellEnd"/>
      <w:r w:rsidR="00644399">
        <w:rPr>
          <w:rFonts w:ascii="Times New Roman" w:hAnsi="Times New Roman" w:cs="Times New Roman"/>
        </w:rPr>
        <w:t xml:space="preserve"> dan </w:t>
      </w:r>
      <w:proofErr w:type="spellStart"/>
      <w:r w:rsidR="00644399">
        <w:rPr>
          <w:rFonts w:ascii="Times New Roman" w:hAnsi="Times New Roman" w:cs="Times New Roman"/>
        </w:rPr>
        <w:t>tidak</w:t>
      </w:r>
      <w:proofErr w:type="spellEnd"/>
      <w:r w:rsidR="00644399">
        <w:rPr>
          <w:rFonts w:ascii="Times New Roman" w:hAnsi="Times New Roman" w:cs="Times New Roman"/>
        </w:rPr>
        <w:t xml:space="preserve"> </w:t>
      </w:r>
      <w:proofErr w:type="spellStart"/>
      <w:r w:rsidR="00644399">
        <w:rPr>
          <w:rFonts w:ascii="Times New Roman" w:hAnsi="Times New Roman" w:cs="Times New Roman"/>
        </w:rPr>
        <w:t>lupa</w:t>
      </w:r>
      <w:proofErr w:type="spellEnd"/>
      <w:r w:rsidR="00644399">
        <w:rPr>
          <w:rFonts w:ascii="Times New Roman" w:hAnsi="Times New Roman" w:cs="Times New Roman"/>
        </w:rPr>
        <w:t xml:space="preserve"> </w:t>
      </w:r>
      <w:proofErr w:type="spellStart"/>
      <w:r w:rsidR="00644399">
        <w:rPr>
          <w:rFonts w:ascii="Times New Roman" w:hAnsi="Times New Roman" w:cs="Times New Roman"/>
        </w:rPr>
        <w:t>membuka</w:t>
      </w:r>
      <w:proofErr w:type="spellEnd"/>
      <w:r w:rsidR="00644399">
        <w:rPr>
          <w:rFonts w:ascii="Times New Roman" w:hAnsi="Times New Roman" w:cs="Times New Roman"/>
        </w:rPr>
        <w:t xml:space="preserve"> </w:t>
      </w:r>
      <w:proofErr w:type="spellStart"/>
      <w:r w:rsidR="00644399">
        <w:rPr>
          <w:rFonts w:ascii="Times New Roman" w:hAnsi="Times New Roman" w:cs="Times New Roman"/>
        </w:rPr>
        <w:t>keran</w:t>
      </w:r>
      <w:proofErr w:type="spellEnd"/>
      <w:r w:rsidR="00644399">
        <w:rPr>
          <w:rFonts w:ascii="Times New Roman" w:hAnsi="Times New Roman" w:cs="Times New Roman"/>
        </w:rPr>
        <w:t xml:space="preserve"> agar yang </w:t>
      </w:r>
      <w:proofErr w:type="spellStart"/>
      <w:r w:rsidR="00644399">
        <w:rPr>
          <w:rFonts w:ascii="Times New Roman" w:hAnsi="Times New Roman" w:cs="Times New Roman"/>
        </w:rPr>
        <w:t>lainnya</w:t>
      </w:r>
      <w:proofErr w:type="spellEnd"/>
      <w:r w:rsidR="00644399">
        <w:rPr>
          <w:rFonts w:ascii="Times New Roman" w:hAnsi="Times New Roman" w:cs="Times New Roman"/>
        </w:rPr>
        <w:t xml:space="preserve"> </w:t>
      </w:r>
      <w:proofErr w:type="spellStart"/>
      <w:r w:rsidR="00644399">
        <w:rPr>
          <w:rFonts w:ascii="Times New Roman" w:hAnsi="Times New Roman" w:cs="Times New Roman"/>
        </w:rPr>
        <w:t>tidak</w:t>
      </w:r>
      <w:proofErr w:type="spellEnd"/>
      <w:r w:rsidR="00644399">
        <w:rPr>
          <w:rFonts w:ascii="Times New Roman" w:hAnsi="Times New Roman" w:cs="Times New Roman"/>
        </w:rPr>
        <w:t xml:space="preserve"> </w:t>
      </w:r>
      <w:proofErr w:type="spellStart"/>
      <w:r w:rsidR="00644399">
        <w:rPr>
          <w:rFonts w:ascii="Times New Roman" w:hAnsi="Times New Roman" w:cs="Times New Roman"/>
        </w:rPr>
        <w:t>kehabisan</w:t>
      </w:r>
      <w:proofErr w:type="spellEnd"/>
      <w:r w:rsidR="00644399">
        <w:rPr>
          <w:rFonts w:ascii="Times New Roman" w:hAnsi="Times New Roman" w:cs="Times New Roman"/>
        </w:rPr>
        <w:t xml:space="preserve"> air </w:t>
      </w:r>
      <w:proofErr w:type="spellStart"/>
      <w:r w:rsidR="00644399">
        <w:rPr>
          <w:rFonts w:ascii="Times New Roman" w:hAnsi="Times New Roman" w:cs="Times New Roman"/>
        </w:rPr>
        <w:t>untuk</w:t>
      </w:r>
      <w:proofErr w:type="spellEnd"/>
      <w:r w:rsidR="00644399">
        <w:rPr>
          <w:rFonts w:ascii="Times New Roman" w:hAnsi="Times New Roman" w:cs="Times New Roman"/>
        </w:rPr>
        <w:t xml:space="preserve"> mandi. </w:t>
      </w:r>
      <w:proofErr w:type="spellStart"/>
      <w:r w:rsidR="006514E4">
        <w:rPr>
          <w:rFonts w:ascii="Times New Roman" w:hAnsi="Times New Roman" w:cs="Times New Roman"/>
        </w:rPr>
        <w:t>Setelah</w:t>
      </w:r>
      <w:proofErr w:type="spellEnd"/>
      <w:r w:rsidR="006514E4">
        <w:rPr>
          <w:rFonts w:ascii="Times New Roman" w:hAnsi="Times New Roman" w:cs="Times New Roman"/>
        </w:rPr>
        <w:t xml:space="preserve"> </w:t>
      </w:r>
      <w:proofErr w:type="spellStart"/>
      <w:r w:rsidR="006514E4">
        <w:rPr>
          <w:rFonts w:ascii="Times New Roman" w:hAnsi="Times New Roman" w:cs="Times New Roman"/>
        </w:rPr>
        <w:t>sudah</w:t>
      </w:r>
      <w:proofErr w:type="spellEnd"/>
      <w:r w:rsidR="006514E4">
        <w:rPr>
          <w:rFonts w:ascii="Times New Roman" w:hAnsi="Times New Roman" w:cs="Times New Roman"/>
        </w:rPr>
        <w:t xml:space="preserve"> </w:t>
      </w:r>
      <w:proofErr w:type="spellStart"/>
      <w:r w:rsidR="006514E4">
        <w:rPr>
          <w:rFonts w:ascii="Times New Roman" w:hAnsi="Times New Roman" w:cs="Times New Roman"/>
        </w:rPr>
        <w:t>terkumpul</w:t>
      </w:r>
      <w:proofErr w:type="spellEnd"/>
      <w:r w:rsidR="006514E4">
        <w:rPr>
          <w:rFonts w:ascii="Times New Roman" w:hAnsi="Times New Roman" w:cs="Times New Roman"/>
        </w:rPr>
        <w:t xml:space="preserve"> </w:t>
      </w:r>
      <w:proofErr w:type="spellStart"/>
      <w:r w:rsidR="006514E4">
        <w:rPr>
          <w:rFonts w:ascii="Times New Roman" w:hAnsi="Times New Roman" w:cs="Times New Roman"/>
        </w:rPr>
        <w:t>satu</w:t>
      </w:r>
      <w:proofErr w:type="spellEnd"/>
      <w:r w:rsidR="006514E4">
        <w:rPr>
          <w:rFonts w:ascii="Times New Roman" w:hAnsi="Times New Roman" w:cs="Times New Roman"/>
        </w:rPr>
        <w:t xml:space="preserve"> ember</w:t>
      </w:r>
      <w:r w:rsidR="00033DD0">
        <w:rPr>
          <w:rFonts w:ascii="Times New Roman" w:hAnsi="Times New Roman" w:cs="Times New Roman"/>
        </w:rPr>
        <w:t xml:space="preserve">, </w:t>
      </w:r>
      <w:proofErr w:type="spellStart"/>
      <w:r w:rsidR="00033DD0">
        <w:rPr>
          <w:rFonts w:ascii="Times New Roman" w:hAnsi="Times New Roman" w:cs="Times New Roman"/>
        </w:rPr>
        <w:t>aku</w:t>
      </w:r>
      <w:proofErr w:type="spellEnd"/>
      <w:r w:rsidR="00033DD0">
        <w:rPr>
          <w:rFonts w:ascii="Times New Roman" w:hAnsi="Times New Roman" w:cs="Times New Roman"/>
        </w:rPr>
        <w:t xml:space="preserve"> </w:t>
      </w:r>
      <w:proofErr w:type="spellStart"/>
      <w:r w:rsidR="00033DD0">
        <w:rPr>
          <w:rFonts w:ascii="Times New Roman" w:hAnsi="Times New Roman" w:cs="Times New Roman"/>
        </w:rPr>
        <w:t>mulai</w:t>
      </w:r>
      <w:proofErr w:type="spellEnd"/>
      <w:r w:rsidR="00033DD0">
        <w:rPr>
          <w:rFonts w:ascii="Times New Roman" w:hAnsi="Times New Roman" w:cs="Times New Roman"/>
        </w:rPr>
        <w:t xml:space="preserve"> </w:t>
      </w:r>
      <w:proofErr w:type="spellStart"/>
      <w:r w:rsidR="00033DD0">
        <w:rPr>
          <w:rFonts w:ascii="Times New Roman" w:hAnsi="Times New Roman" w:cs="Times New Roman"/>
        </w:rPr>
        <w:t>menaburkan</w:t>
      </w:r>
      <w:proofErr w:type="spellEnd"/>
      <w:r w:rsidR="00033DD0">
        <w:rPr>
          <w:rFonts w:ascii="Times New Roman" w:hAnsi="Times New Roman" w:cs="Times New Roman"/>
        </w:rPr>
        <w:t xml:space="preserve"> bunga </w:t>
      </w:r>
      <w:proofErr w:type="spellStart"/>
      <w:r w:rsidR="00033DD0">
        <w:rPr>
          <w:rFonts w:ascii="Times New Roman" w:hAnsi="Times New Roman" w:cs="Times New Roman"/>
        </w:rPr>
        <w:t>telon</w:t>
      </w:r>
      <w:proofErr w:type="spellEnd"/>
      <w:r w:rsidR="00033DD0">
        <w:rPr>
          <w:rFonts w:ascii="Times New Roman" w:hAnsi="Times New Roman" w:cs="Times New Roman"/>
        </w:rPr>
        <w:t xml:space="preserve"> </w:t>
      </w:r>
      <w:proofErr w:type="spellStart"/>
      <w:r w:rsidR="00033DD0">
        <w:rPr>
          <w:rFonts w:ascii="Times New Roman" w:hAnsi="Times New Roman" w:cs="Times New Roman"/>
        </w:rPr>
        <w:t>diatasnya</w:t>
      </w:r>
      <w:proofErr w:type="spellEnd"/>
      <w:r w:rsidR="007A2D5D">
        <w:rPr>
          <w:rFonts w:ascii="Times New Roman" w:hAnsi="Times New Roman" w:cs="Times New Roman"/>
        </w:rPr>
        <w:t xml:space="preserve">. </w:t>
      </w:r>
      <w:r w:rsidR="003F6F1B">
        <w:rPr>
          <w:rFonts w:ascii="Times New Roman" w:hAnsi="Times New Roman" w:cs="Times New Roman"/>
        </w:rPr>
        <w:t xml:space="preserve">Tak </w:t>
      </w:r>
      <w:proofErr w:type="spellStart"/>
      <w:r w:rsidR="003F6F1B">
        <w:rPr>
          <w:rFonts w:ascii="Times New Roman" w:hAnsi="Times New Roman" w:cs="Times New Roman"/>
        </w:rPr>
        <w:t>lupa</w:t>
      </w:r>
      <w:proofErr w:type="spellEnd"/>
      <w:r w:rsidR="003F6F1B">
        <w:rPr>
          <w:rFonts w:ascii="Times New Roman" w:hAnsi="Times New Roman" w:cs="Times New Roman"/>
        </w:rPr>
        <w:t xml:space="preserve"> </w:t>
      </w:r>
      <w:proofErr w:type="spellStart"/>
      <w:r w:rsidR="003F6F1B">
        <w:rPr>
          <w:rFonts w:ascii="Times New Roman" w:hAnsi="Times New Roman" w:cs="Times New Roman"/>
        </w:rPr>
        <w:t>aku</w:t>
      </w:r>
      <w:proofErr w:type="spellEnd"/>
      <w:r w:rsidR="003F6F1B">
        <w:rPr>
          <w:rFonts w:ascii="Times New Roman" w:hAnsi="Times New Roman" w:cs="Times New Roman"/>
        </w:rPr>
        <w:t xml:space="preserve"> </w:t>
      </w:r>
      <w:proofErr w:type="spellStart"/>
      <w:r w:rsidR="003F6F1B">
        <w:rPr>
          <w:rFonts w:ascii="Times New Roman" w:hAnsi="Times New Roman" w:cs="Times New Roman"/>
        </w:rPr>
        <w:t>menyiapkan</w:t>
      </w:r>
      <w:proofErr w:type="spellEnd"/>
      <w:r w:rsidR="003F6F1B">
        <w:rPr>
          <w:rFonts w:ascii="Times New Roman" w:hAnsi="Times New Roman" w:cs="Times New Roman"/>
        </w:rPr>
        <w:t xml:space="preserve"> </w:t>
      </w:r>
      <w:proofErr w:type="spellStart"/>
      <w:r w:rsidR="003F6F1B">
        <w:rPr>
          <w:rFonts w:ascii="Times New Roman" w:hAnsi="Times New Roman" w:cs="Times New Roman"/>
        </w:rPr>
        <w:t>kendi</w:t>
      </w:r>
      <w:proofErr w:type="spellEnd"/>
      <w:r w:rsidR="003F6F1B">
        <w:rPr>
          <w:rFonts w:ascii="Times New Roman" w:hAnsi="Times New Roman" w:cs="Times New Roman"/>
        </w:rPr>
        <w:t xml:space="preserve"> yang </w:t>
      </w:r>
      <w:proofErr w:type="spellStart"/>
      <w:r w:rsidR="003F6F1B">
        <w:rPr>
          <w:rFonts w:ascii="Times New Roman" w:hAnsi="Times New Roman" w:cs="Times New Roman"/>
        </w:rPr>
        <w:t>kuisi</w:t>
      </w:r>
      <w:proofErr w:type="spellEnd"/>
      <w:r w:rsidR="003F6F1B">
        <w:rPr>
          <w:rFonts w:ascii="Times New Roman" w:hAnsi="Times New Roman" w:cs="Times New Roman"/>
        </w:rPr>
        <w:t xml:space="preserve"> </w:t>
      </w:r>
      <w:proofErr w:type="spellStart"/>
      <w:r w:rsidR="003F6F1B">
        <w:rPr>
          <w:rFonts w:ascii="Times New Roman" w:hAnsi="Times New Roman" w:cs="Times New Roman"/>
        </w:rPr>
        <w:t>dengan</w:t>
      </w:r>
      <w:proofErr w:type="spellEnd"/>
      <w:r w:rsidR="003F6F1B">
        <w:rPr>
          <w:rFonts w:ascii="Times New Roman" w:hAnsi="Times New Roman" w:cs="Times New Roman"/>
        </w:rPr>
        <w:t xml:space="preserve"> air, </w:t>
      </w:r>
      <w:proofErr w:type="spellStart"/>
      <w:r w:rsidR="00B86329" w:rsidRPr="00B86329">
        <w:rPr>
          <w:rFonts w:ascii="Times New Roman" w:hAnsi="Times New Roman" w:cs="Times New Roman"/>
          <w:i/>
          <w:iCs/>
        </w:rPr>
        <w:t>londo</w:t>
      </w:r>
      <w:proofErr w:type="spellEnd"/>
      <w:r w:rsidR="003F6F1B">
        <w:rPr>
          <w:rFonts w:ascii="Times New Roman" w:hAnsi="Times New Roman" w:cs="Times New Roman"/>
        </w:rPr>
        <w:t xml:space="preserve"> </w:t>
      </w:r>
      <w:proofErr w:type="spellStart"/>
      <w:r w:rsidR="003F6F1B" w:rsidRPr="00B86329">
        <w:rPr>
          <w:rFonts w:ascii="Times New Roman" w:hAnsi="Times New Roman" w:cs="Times New Roman"/>
          <w:i/>
          <w:iCs/>
        </w:rPr>
        <w:t>merang</w:t>
      </w:r>
      <w:proofErr w:type="spellEnd"/>
      <w:r w:rsidR="00B86329">
        <w:rPr>
          <w:rFonts w:ascii="Times New Roman" w:hAnsi="Times New Roman" w:cs="Times New Roman"/>
        </w:rPr>
        <w:t xml:space="preserve">, </w:t>
      </w:r>
      <w:r w:rsidR="003F6F1B">
        <w:rPr>
          <w:rFonts w:ascii="Times New Roman" w:hAnsi="Times New Roman" w:cs="Times New Roman"/>
        </w:rPr>
        <w:t xml:space="preserve">dan </w:t>
      </w:r>
      <w:r w:rsidR="000E1367">
        <w:rPr>
          <w:rFonts w:ascii="Times New Roman" w:hAnsi="Times New Roman" w:cs="Times New Roman"/>
        </w:rPr>
        <w:t xml:space="preserve">air </w:t>
      </w:r>
      <w:proofErr w:type="spellStart"/>
      <w:r w:rsidR="000E1367">
        <w:rPr>
          <w:rFonts w:ascii="Times New Roman" w:hAnsi="Times New Roman" w:cs="Times New Roman"/>
        </w:rPr>
        <w:t>asam</w:t>
      </w:r>
      <w:proofErr w:type="spellEnd"/>
      <w:r w:rsidR="000E1367">
        <w:rPr>
          <w:rFonts w:ascii="Times New Roman" w:hAnsi="Times New Roman" w:cs="Times New Roman"/>
        </w:rPr>
        <w:t xml:space="preserve">. Lalu </w:t>
      </w:r>
      <w:proofErr w:type="spellStart"/>
      <w:r w:rsidR="000E1367">
        <w:rPr>
          <w:rFonts w:ascii="Times New Roman" w:hAnsi="Times New Roman" w:cs="Times New Roman"/>
        </w:rPr>
        <w:t>aku</w:t>
      </w:r>
      <w:proofErr w:type="spellEnd"/>
      <w:r w:rsidR="000E1367">
        <w:rPr>
          <w:rFonts w:ascii="Times New Roman" w:hAnsi="Times New Roman" w:cs="Times New Roman"/>
        </w:rPr>
        <w:t xml:space="preserve"> </w:t>
      </w:r>
      <w:proofErr w:type="spellStart"/>
      <w:r w:rsidR="000E1367">
        <w:rPr>
          <w:rFonts w:ascii="Times New Roman" w:hAnsi="Times New Roman" w:cs="Times New Roman"/>
        </w:rPr>
        <w:t>mulai</w:t>
      </w:r>
      <w:proofErr w:type="spellEnd"/>
      <w:r w:rsidR="000E1367">
        <w:rPr>
          <w:rFonts w:ascii="Times New Roman" w:hAnsi="Times New Roman" w:cs="Times New Roman"/>
        </w:rPr>
        <w:t xml:space="preserve"> </w:t>
      </w:r>
      <w:proofErr w:type="spellStart"/>
      <w:r w:rsidR="000E1367">
        <w:rPr>
          <w:rFonts w:ascii="Times New Roman" w:hAnsi="Times New Roman" w:cs="Times New Roman"/>
        </w:rPr>
        <w:t>meronce</w:t>
      </w:r>
      <w:proofErr w:type="spellEnd"/>
      <w:r w:rsidR="000E1367">
        <w:rPr>
          <w:rFonts w:ascii="Times New Roman" w:hAnsi="Times New Roman" w:cs="Times New Roman"/>
        </w:rPr>
        <w:t xml:space="preserve"> </w:t>
      </w:r>
      <w:r w:rsidR="00307FA5">
        <w:rPr>
          <w:rFonts w:ascii="Times New Roman" w:hAnsi="Times New Roman" w:cs="Times New Roman"/>
        </w:rPr>
        <w:t xml:space="preserve">bunga </w:t>
      </w:r>
      <w:proofErr w:type="spellStart"/>
      <w:r w:rsidR="00307FA5">
        <w:rPr>
          <w:rFonts w:ascii="Times New Roman" w:hAnsi="Times New Roman" w:cs="Times New Roman"/>
        </w:rPr>
        <w:t>Kantil</w:t>
      </w:r>
      <w:proofErr w:type="spellEnd"/>
      <w:r w:rsidR="00307FA5">
        <w:rPr>
          <w:rFonts w:ascii="Times New Roman" w:hAnsi="Times New Roman" w:cs="Times New Roman"/>
        </w:rPr>
        <w:t xml:space="preserve"> yang </w:t>
      </w:r>
      <w:proofErr w:type="spellStart"/>
      <w:r w:rsidR="00307FA5">
        <w:rPr>
          <w:rFonts w:ascii="Times New Roman" w:hAnsi="Times New Roman" w:cs="Times New Roman"/>
        </w:rPr>
        <w:t>akan</w:t>
      </w:r>
      <w:proofErr w:type="spellEnd"/>
      <w:r w:rsidR="00307FA5">
        <w:rPr>
          <w:rFonts w:ascii="Times New Roman" w:hAnsi="Times New Roman" w:cs="Times New Roman"/>
        </w:rPr>
        <w:t xml:space="preserve"> </w:t>
      </w:r>
      <w:proofErr w:type="spellStart"/>
      <w:r w:rsidR="00307FA5">
        <w:rPr>
          <w:rFonts w:ascii="Times New Roman" w:hAnsi="Times New Roman" w:cs="Times New Roman"/>
        </w:rPr>
        <w:t>digunakan</w:t>
      </w:r>
      <w:proofErr w:type="spellEnd"/>
      <w:r w:rsidR="00307FA5">
        <w:rPr>
          <w:rFonts w:ascii="Times New Roman" w:hAnsi="Times New Roman" w:cs="Times New Roman"/>
        </w:rPr>
        <w:t xml:space="preserve"> </w:t>
      </w:r>
      <w:proofErr w:type="spellStart"/>
      <w:r w:rsidR="00307FA5">
        <w:rPr>
          <w:rFonts w:ascii="Times New Roman" w:hAnsi="Times New Roman" w:cs="Times New Roman"/>
        </w:rPr>
        <w:t>sebagai</w:t>
      </w:r>
      <w:proofErr w:type="spellEnd"/>
      <w:r w:rsidR="00307FA5">
        <w:rPr>
          <w:rFonts w:ascii="Times New Roman" w:hAnsi="Times New Roman" w:cs="Times New Roman"/>
        </w:rPr>
        <w:t xml:space="preserve"> </w:t>
      </w:r>
      <w:proofErr w:type="spellStart"/>
      <w:r w:rsidR="00307FA5">
        <w:rPr>
          <w:rFonts w:ascii="Times New Roman" w:hAnsi="Times New Roman" w:cs="Times New Roman"/>
        </w:rPr>
        <w:t>hiasan</w:t>
      </w:r>
      <w:proofErr w:type="spellEnd"/>
      <w:r w:rsidR="00307FA5">
        <w:rPr>
          <w:rFonts w:ascii="Times New Roman" w:hAnsi="Times New Roman" w:cs="Times New Roman"/>
        </w:rPr>
        <w:t xml:space="preserve"> </w:t>
      </w:r>
      <w:proofErr w:type="spellStart"/>
      <w:r w:rsidR="00307FA5">
        <w:rPr>
          <w:rFonts w:ascii="Times New Roman" w:hAnsi="Times New Roman" w:cs="Times New Roman"/>
        </w:rPr>
        <w:t>kendi</w:t>
      </w:r>
      <w:proofErr w:type="spellEnd"/>
      <w:r w:rsidR="00307FA5">
        <w:rPr>
          <w:rFonts w:ascii="Times New Roman" w:hAnsi="Times New Roman" w:cs="Times New Roman"/>
        </w:rPr>
        <w:t>.</w:t>
      </w:r>
    </w:p>
    <w:p w14:paraId="53BFAB5E" w14:textId="49F975C1" w:rsidR="00307FA5" w:rsidRPr="00A25986" w:rsidRDefault="003906C8" w:rsidP="001A1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 </w:t>
      </w:r>
      <w:proofErr w:type="spellStart"/>
      <w:r>
        <w:rPr>
          <w:rFonts w:ascii="Times New Roman" w:hAnsi="Times New Roman" w:cs="Times New Roman"/>
        </w:rPr>
        <w:t>lupa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Budhe</w:t>
      </w:r>
      <w:proofErr w:type="spellEnd"/>
      <w:r>
        <w:rPr>
          <w:rFonts w:ascii="Times New Roman" w:hAnsi="Times New Roman" w:cs="Times New Roman"/>
        </w:rPr>
        <w:t xml:space="preserve"> Ning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membawakan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65585" w:rsidRPr="00765585">
        <w:rPr>
          <w:rFonts w:ascii="Times New Roman" w:hAnsi="Times New Roman" w:cs="Times New Roman"/>
          <w:i/>
          <w:iCs/>
        </w:rPr>
        <w:t>Mangir</w:t>
      </w:r>
      <w:proofErr w:type="spellEnd"/>
      <w:r w:rsidR="00497389">
        <w:rPr>
          <w:rFonts w:ascii="Times New Roman" w:hAnsi="Times New Roman" w:cs="Times New Roman"/>
          <w:i/>
          <w:iCs/>
        </w:rPr>
        <w:t xml:space="preserve"> </w:t>
      </w:r>
      <w:r w:rsidR="00497389">
        <w:rPr>
          <w:rFonts w:ascii="Times New Roman" w:hAnsi="Times New Roman" w:cs="Times New Roman"/>
        </w:rPr>
        <w:t xml:space="preserve">yang </w:t>
      </w:r>
      <w:proofErr w:type="spellStart"/>
      <w:r w:rsidR="00497389">
        <w:rPr>
          <w:rFonts w:ascii="Times New Roman" w:hAnsi="Times New Roman" w:cs="Times New Roman"/>
        </w:rPr>
        <w:t>beras</w:t>
      </w:r>
      <w:r w:rsidR="00A25986">
        <w:rPr>
          <w:rFonts w:ascii="Times New Roman" w:hAnsi="Times New Roman" w:cs="Times New Roman"/>
        </w:rPr>
        <w:t>al</w:t>
      </w:r>
      <w:proofErr w:type="spellEnd"/>
      <w:r w:rsidR="00A25986">
        <w:rPr>
          <w:rFonts w:ascii="Times New Roman" w:hAnsi="Times New Roman" w:cs="Times New Roman"/>
        </w:rPr>
        <w:t xml:space="preserve"> </w:t>
      </w:r>
      <w:proofErr w:type="spellStart"/>
      <w:r w:rsidR="00A25986">
        <w:rPr>
          <w:rFonts w:ascii="Times New Roman" w:hAnsi="Times New Roman" w:cs="Times New Roman"/>
        </w:rPr>
        <w:t>dari</w:t>
      </w:r>
      <w:proofErr w:type="spellEnd"/>
      <w:r w:rsidR="00A25986">
        <w:rPr>
          <w:rFonts w:ascii="Times New Roman" w:hAnsi="Times New Roman" w:cs="Times New Roman"/>
        </w:rPr>
        <w:t xml:space="preserve"> </w:t>
      </w:r>
      <w:r w:rsidR="00A25986" w:rsidRPr="00A25986">
        <w:rPr>
          <w:rFonts w:ascii="Times New Roman" w:hAnsi="Times New Roman" w:cs="Times New Roman"/>
          <w:i/>
          <w:iCs/>
        </w:rPr>
        <w:t xml:space="preserve">air </w:t>
      </w:r>
      <w:proofErr w:type="spellStart"/>
      <w:r w:rsidR="00A25986" w:rsidRPr="00A25986">
        <w:rPr>
          <w:rFonts w:ascii="Times New Roman" w:hAnsi="Times New Roman" w:cs="Times New Roman"/>
          <w:i/>
          <w:iCs/>
        </w:rPr>
        <w:t>tempuran</w:t>
      </w:r>
      <w:proofErr w:type="spellEnd"/>
      <w:r w:rsidR="00A25986">
        <w:rPr>
          <w:rFonts w:ascii="Times New Roman" w:hAnsi="Times New Roman" w:cs="Times New Roman"/>
          <w:i/>
          <w:iCs/>
        </w:rPr>
        <w:t xml:space="preserve"> </w:t>
      </w:r>
      <w:r w:rsidR="00A25986">
        <w:rPr>
          <w:rFonts w:ascii="Times New Roman" w:hAnsi="Times New Roman" w:cs="Times New Roman"/>
        </w:rPr>
        <w:t>(</w:t>
      </w:r>
      <w:proofErr w:type="spellStart"/>
      <w:r w:rsidR="00F464D3">
        <w:rPr>
          <w:rFonts w:ascii="Times New Roman" w:hAnsi="Times New Roman" w:cs="Times New Roman"/>
        </w:rPr>
        <w:t>titik</w:t>
      </w:r>
      <w:proofErr w:type="spellEnd"/>
      <w:r w:rsidR="00F464D3">
        <w:rPr>
          <w:rFonts w:ascii="Times New Roman" w:hAnsi="Times New Roman" w:cs="Times New Roman"/>
        </w:rPr>
        <w:t xml:space="preserve"> </w:t>
      </w:r>
      <w:proofErr w:type="spellStart"/>
      <w:r w:rsidR="00F464D3">
        <w:rPr>
          <w:rFonts w:ascii="Times New Roman" w:hAnsi="Times New Roman" w:cs="Times New Roman"/>
        </w:rPr>
        <w:t>beberapa</w:t>
      </w:r>
      <w:proofErr w:type="spellEnd"/>
      <w:r w:rsidR="00F464D3">
        <w:rPr>
          <w:rFonts w:ascii="Times New Roman" w:hAnsi="Times New Roman" w:cs="Times New Roman"/>
        </w:rPr>
        <w:t xml:space="preserve"> </w:t>
      </w:r>
      <w:proofErr w:type="spellStart"/>
      <w:r w:rsidR="00F464D3">
        <w:rPr>
          <w:rFonts w:ascii="Times New Roman" w:hAnsi="Times New Roman" w:cs="Times New Roman"/>
        </w:rPr>
        <w:t>sungai</w:t>
      </w:r>
      <w:proofErr w:type="spellEnd"/>
      <w:r w:rsidR="00F464D3">
        <w:rPr>
          <w:rFonts w:ascii="Times New Roman" w:hAnsi="Times New Roman" w:cs="Times New Roman"/>
        </w:rPr>
        <w:t xml:space="preserve"> / </w:t>
      </w:r>
      <w:proofErr w:type="spellStart"/>
      <w:r w:rsidR="00F464D3">
        <w:rPr>
          <w:rFonts w:ascii="Times New Roman" w:hAnsi="Times New Roman" w:cs="Times New Roman"/>
        </w:rPr>
        <w:t>anak</w:t>
      </w:r>
      <w:proofErr w:type="spellEnd"/>
      <w:r w:rsidR="00F464D3">
        <w:rPr>
          <w:rFonts w:ascii="Times New Roman" w:hAnsi="Times New Roman" w:cs="Times New Roman"/>
        </w:rPr>
        <w:t xml:space="preserve"> </w:t>
      </w:r>
      <w:proofErr w:type="spellStart"/>
      <w:r w:rsidR="00F464D3">
        <w:rPr>
          <w:rFonts w:ascii="Times New Roman" w:hAnsi="Times New Roman" w:cs="Times New Roman"/>
        </w:rPr>
        <w:t>sungai</w:t>
      </w:r>
      <w:proofErr w:type="spellEnd"/>
      <w:r w:rsidR="00F464D3">
        <w:rPr>
          <w:rFonts w:ascii="Times New Roman" w:hAnsi="Times New Roman" w:cs="Times New Roman"/>
        </w:rPr>
        <w:t xml:space="preserve"> </w:t>
      </w:r>
      <w:proofErr w:type="spellStart"/>
      <w:r w:rsidR="00F464D3">
        <w:rPr>
          <w:rFonts w:ascii="Times New Roman" w:hAnsi="Times New Roman" w:cs="Times New Roman"/>
        </w:rPr>
        <w:t>berkumpul</w:t>
      </w:r>
      <w:proofErr w:type="spellEnd"/>
      <w:r w:rsidR="00F464D3">
        <w:rPr>
          <w:rFonts w:ascii="Times New Roman" w:hAnsi="Times New Roman" w:cs="Times New Roman"/>
        </w:rPr>
        <w:t>)</w:t>
      </w:r>
      <w:r w:rsidR="00E63A32">
        <w:rPr>
          <w:rFonts w:ascii="Times New Roman" w:hAnsi="Times New Roman" w:cs="Times New Roman"/>
        </w:rPr>
        <w:t xml:space="preserve">. </w:t>
      </w:r>
    </w:p>
    <w:p w14:paraId="6E71FA2B" w14:textId="77777777" w:rsidR="009A2C52" w:rsidRPr="00AB1E71" w:rsidRDefault="009A2C52" w:rsidP="00FF41AD">
      <w:pPr>
        <w:rPr>
          <w:rFonts w:ascii="Times New Roman" w:hAnsi="Times New Roman" w:cs="Times New Roman"/>
        </w:rPr>
      </w:pPr>
    </w:p>
    <w:sectPr w:rsidR="009A2C52" w:rsidRPr="00AB1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veat Brush">
    <w:charset w:val="00"/>
    <w:family w:val="auto"/>
    <w:pitch w:val="variable"/>
    <w:sig w:usb0="A00000F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4B"/>
    <w:rsid w:val="000022C6"/>
    <w:rsid w:val="00007E22"/>
    <w:rsid w:val="0001247F"/>
    <w:rsid w:val="00033715"/>
    <w:rsid w:val="00033DD0"/>
    <w:rsid w:val="0004127C"/>
    <w:rsid w:val="000452B9"/>
    <w:rsid w:val="00047E40"/>
    <w:rsid w:val="00051880"/>
    <w:rsid w:val="0006216E"/>
    <w:rsid w:val="00064AA3"/>
    <w:rsid w:val="00066431"/>
    <w:rsid w:val="000706DA"/>
    <w:rsid w:val="00071517"/>
    <w:rsid w:val="000717BE"/>
    <w:rsid w:val="0007477C"/>
    <w:rsid w:val="000830B5"/>
    <w:rsid w:val="00096865"/>
    <w:rsid w:val="00096BE7"/>
    <w:rsid w:val="00097E87"/>
    <w:rsid w:val="000A15FC"/>
    <w:rsid w:val="000A5141"/>
    <w:rsid w:val="000B56D1"/>
    <w:rsid w:val="000D2742"/>
    <w:rsid w:val="000D798C"/>
    <w:rsid w:val="000E1367"/>
    <w:rsid w:val="000E2BD8"/>
    <w:rsid w:val="000F3E6B"/>
    <w:rsid w:val="001018C2"/>
    <w:rsid w:val="00101EB4"/>
    <w:rsid w:val="001057EB"/>
    <w:rsid w:val="001070DA"/>
    <w:rsid w:val="001120B9"/>
    <w:rsid w:val="00112290"/>
    <w:rsid w:val="0011556F"/>
    <w:rsid w:val="00115711"/>
    <w:rsid w:val="00126796"/>
    <w:rsid w:val="001319F5"/>
    <w:rsid w:val="00132BFB"/>
    <w:rsid w:val="00135010"/>
    <w:rsid w:val="00155756"/>
    <w:rsid w:val="001574D9"/>
    <w:rsid w:val="001578CC"/>
    <w:rsid w:val="00157966"/>
    <w:rsid w:val="0016072C"/>
    <w:rsid w:val="00160C84"/>
    <w:rsid w:val="001616E7"/>
    <w:rsid w:val="001622D1"/>
    <w:rsid w:val="00162833"/>
    <w:rsid w:val="0016633E"/>
    <w:rsid w:val="00167FC4"/>
    <w:rsid w:val="00177635"/>
    <w:rsid w:val="00185D8D"/>
    <w:rsid w:val="001930CA"/>
    <w:rsid w:val="0019485E"/>
    <w:rsid w:val="001A14C8"/>
    <w:rsid w:val="001A3468"/>
    <w:rsid w:val="001A624B"/>
    <w:rsid w:val="001A7042"/>
    <w:rsid w:val="001B06D8"/>
    <w:rsid w:val="001B632D"/>
    <w:rsid w:val="001C5647"/>
    <w:rsid w:val="001C78EF"/>
    <w:rsid w:val="001C7CFC"/>
    <w:rsid w:val="001D33E2"/>
    <w:rsid w:val="001D4C61"/>
    <w:rsid w:val="001D5913"/>
    <w:rsid w:val="001E054C"/>
    <w:rsid w:val="001E7A69"/>
    <w:rsid w:val="001F0914"/>
    <w:rsid w:val="001F0E57"/>
    <w:rsid w:val="001F3429"/>
    <w:rsid w:val="001F5105"/>
    <w:rsid w:val="001F590C"/>
    <w:rsid w:val="001F6095"/>
    <w:rsid w:val="0020011D"/>
    <w:rsid w:val="002008E3"/>
    <w:rsid w:val="00200C21"/>
    <w:rsid w:val="0020579F"/>
    <w:rsid w:val="00205BEA"/>
    <w:rsid w:val="00213F11"/>
    <w:rsid w:val="002210B7"/>
    <w:rsid w:val="002264F4"/>
    <w:rsid w:val="0023411F"/>
    <w:rsid w:val="002367C9"/>
    <w:rsid w:val="0023710D"/>
    <w:rsid w:val="00237B6F"/>
    <w:rsid w:val="00240292"/>
    <w:rsid w:val="00246E6E"/>
    <w:rsid w:val="00247374"/>
    <w:rsid w:val="0024774E"/>
    <w:rsid w:val="00247E70"/>
    <w:rsid w:val="00257D3D"/>
    <w:rsid w:val="0026518F"/>
    <w:rsid w:val="00273B09"/>
    <w:rsid w:val="00281BBD"/>
    <w:rsid w:val="002821B0"/>
    <w:rsid w:val="002833C3"/>
    <w:rsid w:val="00283AC1"/>
    <w:rsid w:val="00284FDB"/>
    <w:rsid w:val="00290EC0"/>
    <w:rsid w:val="0029660F"/>
    <w:rsid w:val="00296D1D"/>
    <w:rsid w:val="002B486C"/>
    <w:rsid w:val="002B58F4"/>
    <w:rsid w:val="002C4A6E"/>
    <w:rsid w:val="002C56AF"/>
    <w:rsid w:val="002C7F46"/>
    <w:rsid w:val="002D18AE"/>
    <w:rsid w:val="002D6642"/>
    <w:rsid w:val="002E01A4"/>
    <w:rsid w:val="002E18B2"/>
    <w:rsid w:val="002E51A2"/>
    <w:rsid w:val="002E5BB3"/>
    <w:rsid w:val="002F2503"/>
    <w:rsid w:val="002F458A"/>
    <w:rsid w:val="00301CB3"/>
    <w:rsid w:val="00303360"/>
    <w:rsid w:val="00306B05"/>
    <w:rsid w:val="00307FA5"/>
    <w:rsid w:val="00310458"/>
    <w:rsid w:val="00326EEF"/>
    <w:rsid w:val="003314EC"/>
    <w:rsid w:val="0033357A"/>
    <w:rsid w:val="0033660D"/>
    <w:rsid w:val="003369FE"/>
    <w:rsid w:val="0034785F"/>
    <w:rsid w:val="00355512"/>
    <w:rsid w:val="00363FF9"/>
    <w:rsid w:val="00364FE4"/>
    <w:rsid w:val="00370A2E"/>
    <w:rsid w:val="00371D40"/>
    <w:rsid w:val="00373C70"/>
    <w:rsid w:val="0038290D"/>
    <w:rsid w:val="00382F96"/>
    <w:rsid w:val="00386ABB"/>
    <w:rsid w:val="003906C8"/>
    <w:rsid w:val="003A3C41"/>
    <w:rsid w:val="003A3D02"/>
    <w:rsid w:val="003A4C9B"/>
    <w:rsid w:val="003A5A8A"/>
    <w:rsid w:val="003A6BF3"/>
    <w:rsid w:val="003B1164"/>
    <w:rsid w:val="003C63F6"/>
    <w:rsid w:val="003D1E0C"/>
    <w:rsid w:val="003E56BF"/>
    <w:rsid w:val="003E6FD5"/>
    <w:rsid w:val="003F28FC"/>
    <w:rsid w:val="003F6F1B"/>
    <w:rsid w:val="00403EFC"/>
    <w:rsid w:val="00405E39"/>
    <w:rsid w:val="00406380"/>
    <w:rsid w:val="004066C3"/>
    <w:rsid w:val="0041019F"/>
    <w:rsid w:val="00410E30"/>
    <w:rsid w:val="00414BA1"/>
    <w:rsid w:val="00421C40"/>
    <w:rsid w:val="0043534C"/>
    <w:rsid w:val="00444DE3"/>
    <w:rsid w:val="004465D1"/>
    <w:rsid w:val="004613E7"/>
    <w:rsid w:val="00463330"/>
    <w:rsid w:val="004646A4"/>
    <w:rsid w:val="00472117"/>
    <w:rsid w:val="00472632"/>
    <w:rsid w:val="00483838"/>
    <w:rsid w:val="0048701B"/>
    <w:rsid w:val="00490F38"/>
    <w:rsid w:val="00497389"/>
    <w:rsid w:val="004A3501"/>
    <w:rsid w:val="004B02A6"/>
    <w:rsid w:val="004B3058"/>
    <w:rsid w:val="004B4C84"/>
    <w:rsid w:val="004C095D"/>
    <w:rsid w:val="004C2133"/>
    <w:rsid w:val="004C2C0E"/>
    <w:rsid w:val="004C58AB"/>
    <w:rsid w:val="004D0360"/>
    <w:rsid w:val="004D0CED"/>
    <w:rsid w:val="004F6A83"/>
    <w:rsid w:val="004F6E36"/>
    <w:rsid w:val="005003E1"/>
    <w:rsid w:val="00502BC5"/>
    <w:rsid w:val="0050470D"/>
    <w:rsid w:val="005049A3"/>
    <w:rsid w:val="00507F97"/>
    <w:rsid w:val="0051134F"/>
    <w:rsid w:val="00513582"/>
    <w:rsid w:val="005170A1"/>
    <w:rsid w:val="00523219"/>
    <w:rsid w:val="00525D67"/>
    <w:rsid w:val="00526640"/>
    <w:rsid w:val="00527CE5"/>
    <w:rsid w:val="00530665"/>
    <w:rsid w:val="005461D8"/>
    <w:rsid w:val="00550338"/>
    <w:rsid w:val="005517FE"/>
    <w:rsid w:val="0055321A"/>
    <w:rsid w:val="00553B59"/>
    <w:rsid w:val="005563A1"/>
    <w:rsid w:val="00556B22"/>
    <w:rsid w:val="00562E6C"/>
    <w:rsid w:val="0057716F"/>
    <w:rsid w:val="00577267"/>
    <w:rsid w:val="00580CDF"/>
    <w:rsid w:val="005815AA"/>
    <w:rsid w:val="00587786"/>
    <w:rsid w:val="00591370"/>
    <w:rsid w:val="005950FD"/>
    <w:rsid w:val="005A0B59"/>
    <w:rsid w:val="005A1EF2"/>
    <w:rsid w:val="005A2FA8"/>
    <w:rsid w:val="005B2D4E"/>
    <w:rsid w:val="005B3798"/>
    <w:rsid w:val="005C08B7"/>
    <w:rsid w:val="005C138C"/>
    <w:rsid w:val="005C7996"/>
    <w:rsid w:val="005D052A"/>
    <w:rsid w:val="005E1936"/>
    <w:rsid w:val="005E5B79"/>
    <w:rsid w:val="005E6C25"/>
    <w:rsid w:val="005F1E44"/>
    <w:rsid w:val="005F335F"/>
    <w:rsid w:val="0060217F"/>
    <w:rsid w:val="006126C2"/>
    <w:rsid w:val="00613496"/>
    <w:rsid w:val="00613DC0"/>
    <w:rsid w:val="00613FB0"/>
    <w:rsid w:val="006169F0"/>
    <w:rsid w:val="006213D0"/>
    <w:rsid w:val="00631B67"/>
    <w:rsid w:val="0064134F"/>
    <w:rsid w:val="0064347B"/>
    <w:rsid w:val="00644399"/>
    <w:rsid w:val="00645ABF"/>
    <w:rsid w:val="006514E4"/>
    <w:rsid w:val="006726A7"/>
    <w:rsid w:val="00676049"/>
    <w:rsid w:val="0067704A"/>
    <w:rsid w:val="00677181"/>
    <w:rsid w:val="00680A85"/>
    <w:rsid w:val="0068302B"/>
    <w:rsid w:val="0068326F"/>
    <w:rsid w:val="00685869"/>
    <w:rsid w:val="006A1EA1"/>
    <w:rsid w:val="006A1EF9"/>
    <w:rsid w:val="006A3C02"/>
    <w:rsid w:val="006A4DE8"/>
    <w:rsid w:val="006A54CD"/>
    <w:rsid w:val="006A5641"/>
    <w:rsid w:val="006B0923"/>
    <w:rsid w:val="006B3B52"/>
    <w:rsid w:val="006C094D"/>
    <w:rsid w:val="006D23E5"/>
    <w:rsid w:val="006D561A"/>
    <w:rsid w:val="006D5D6A"/>
    <w:rsid w:val="006E4EB9"/>
    <w:rsid w:val="006E738D"/>
    <w:rsid w:val="006F21E6"/>
    <w:rsid w:val="006F6909"/>
    <w:rsid w:val="00702657"/>
    <w:rsid w:val="007102AC"/>
    <w:rsid w:val="00712C72"/>
    <w:rsid w:val="00714DBD"/>
    <w:rsid w:val="007163CB"/>
    <w:rsid w:val="00716928"/>
    <w:rsid w:val="00717B30"/>
    <w:rsid w:val="00724352"/>
    <w:rsid w:val="00733D5C"/>
    <w:rsid w:val="00734212"/>
    <w:rsid w:val="00735D26"/>
    <w:rsid w:val="00737D21"/>
    <w:rsid w:val="007405BE"/>
    <w:rsid w:val="0074533D"/>
    <w:rsid w:val="00752C73"/>
    <w:rsid w:val="007549DE"/>
    <w:rsid w:val="00755308"/>
    <w:rsid w:val="00760092"/>
    <w:rsid w:val="007615FA"/>
    <w:rsid w:val="007621B0"/>
    <w:rsid w:val="00764820"/>
    <w:rsid w:val="00765585"/>
    <w:rsid w:val="00784497"/>
    <w:rsid w:val="0078523A"/>
    <w:rsid w:val="00786A1F"/>
    <w:rsid w:val="00787DD0"/>
    <w:rsid w:val="007919A8"/>
    <w:rsid w:val="007A2D5D"/>
    <w:rsid w:val="007B73D7"/>
    <w:rsid w:val="007B766C"/>
    <w:rsid w:val="007D4DA9"/>
    <w:rsid w:val="007E43B1"/>
    <w:rsid w:val="007E5068"/>
    <w:rsid w:val="007E5462"/>
    <w:rsid w:val="007E78C9"/>
    <w:rsid w:val="007F2F67"/>
    <w:rsid w:val="00802A72"/>
    <w:rsid w:val="00807803"/>
    <w:rsid w:val="00807F0B"/>
    <w:rsid w:val="00815A26"/>
    <w:rsid w:val="008245C5"/>
    <w:rsid w:val="00827B61"/>
    <w:rsid w:val="0083206F"/>
    <w:rsid w:val="00832250"/>
    <w:rsid w:val="00834CE3"/>
    <w:rsid w:val="00837734"/>
    <w:rsid w:val="00850130"/>
    <w:rsid w:val="008505ED"/>
    <w:rsid w:val="008507F2"/>
    <w:rsid w:val="00851B8C"/>
    <w:rsid w:val="00854567"/>
    <w:rsid w:val="008577BA"/>
    <w:rsid w:val="00862003"/>
    <w:rsid w:val="008656AE"/>
    <w:rsid w:val="008713B1"/>
    <w:rsid w:val="00875A88"/>
    <w:rsid w:val="00876024"/>
    <w:rsid w:val="00884C8F"/>
    <w:rsid w:val="00886D0D"/>
    <w:rsid w:val="0088768A"/>
    <w:rsid w:val="00892CFC"/>
    <w:rsid w:val="008932D9"/>
    <w:rsid w:val="00897C50"/>
    <w:rsid w:val="00897EE5"/>
    <w:rsid w:val="00897FDE"/>
    <w:rsid w:val="008A0019"/>
    <w:rsid w:val="008A73FF"/>
    <w:rsid w:val="008A77DA"/>
    <w:rsid w:val="008B1D09"/>
    <w:rsid w:val="008C19A0"/>
    <w:rsid w:val="008C41FE"/>
    <w:rsid w:val="008C5E9E"/>
    <w:rsid w:val="008D0A4E"/>
    <w:rsid w:val="008D1F83"/>
    <w:rsid w:val="008D5479"/>
    <w:rsid w:val="008D76F5"/>
    <w:rsid w:val="008E36CC"/>
    <w:rsid w:val="008E3EB4"/>
    <w:rsid w:val="008E7CB0"/>
    <w:rsid w:val="008F2FC3"/>
    <w:rsid w:val="008F3A63"/>
    <w:rsid w:val="009034AD"/>
    <w:rsid w:val="00903B89"/>
    <w:rsid w:val="00910B35"/>
    <w:rsid w:val="00917C72"/>
    <w:rsid w:val="00920229"/>
    <w:rsid w:val="00921EFC"/>
    <w:rsid w:val="00923D6C"/>
    <w:rsid w:val="00932A96"/>
    <w:rsid w:val="0093378E"/>
    <w:rsid w:val="00934900"/>
    <w:rsid w:val="00940E29"/>
    <w:rsid w:val="00940E79"/>
    <w:rsid w:val="00941804"/>
    <w:rsid w:val="00943098"/>
    <w:rsid w:val="00950ACF"/>
    <w:rsid w:val="009539EA"/>
    <w:rsid w:val="00954241"/>
    <w:rsid w:val="00956AD8"/>
    <w:rsid w:val="00963ED6"/>
    <w:rsid w:val="00973B4F"/>
    <w:rsid w:val="009800B0"/>
    <w:rsid w:val="009833E4"/>
    <w:rsid w:val="009845D5"/>
    <w:rsid w:val="00985594"/>
    <w:rsid w:val="00993237"/>
    <w:rsid w:val="00994865"/>
    <w:rsid w:val="00996622"/>
    <w:rsid w:val="009A0A92"/>
    <w:rsid w:val="009A17CC"/>
    <w:rsid w:val="009A2394"/>
    <w:rsid w:val="009A2C52"/>
    <w:rsid w:val="009A47EF"/>
    <w:rsid w:val="009A4DC9"/>
    <w:rsid w:val="009A657B"/>
    <w:rsid w:val="009B39A4"/>
    <w:rsid w:val="009B42FA"/>
    <w:rsid w:val="009B4F77"/>
    <w:rsid w:val="009B5A1F"/>
    <w:rsid w:val="009B7D31"/>
    <w:rsid w:val="009C4EBE"/>
    <w:rsid w:val="009D6A71"/>
    <w:rsid w:val="009E0F80"/>
    <w:rsid w:val="009E2926"/>
    <w:rsid w:val="009E3F21"/>
    <w:rsid w:val="009E5459"/>
    <w:rsid w:val="009E5BF3"/>
    <w:rsid w:val="009F6D29"/>
    <w:rsid w:val="009F7973"/>
    <w:rsid w:val="00A01857"/>
    <w:rsid w:val="00A0200D"/>
    <w:rsid w:val="00A02327"/>
    <w:rsid w:val="00A056D3"/>
    <w:rsid w:val="00A105F6"/>
    <w:rsid w:val="00A20457"/>
    <w:rsid w:val="00A20DB3"/>
    <w:rsid w:val="00A23449"/>
    <w:rsid w:val="00A25986"/>
    <w:rsid w:val="00A30A28"/>
    <w:rsid w:val="00A37077"/>
    <w:rsid w:val="00A419E2"/>
    <w:rsid w:val="00A448DD"/>
    <w:rsid w:val="00A455B4"/>
    <w:rsid w:val="00A471A2"/>
    <w:rsid w:val="00A47589"/>
    <w:rsid w:val="00A516CA"/>
    <w:rsid w:val="00A55859"/>
    <w:rsid w:val="00A64819"/>
    <w:rsid w:val="00A668A5"/>
    <w:rsid w:val="00A72A40"/>
    <w:rsid w:val="00A75B32"/>
    <w:rsid w:val="00A832CC"/>
    <w:rsid w:val="00A93E81"/>
    <w:rsid w:val="00A966E6"/>
    <w:rsid w:val="00AA03E4"/>
    <w:rsid w:val="00AA7070"/>
    <w:rsid w:val="00AA779D"/>
    <w:rsid w:val="00AB1E71"/>
    <w:rsid w:val="00AB29C5"/>
    <w:rsid w:val="00AB2B40"/>
    <w:rsid w:val="00AC0CC5"/>
    <w:rsid w:val="00AC3E52"/>
    <w:rsid w:val="00AD4F59"/>
    <w:rsid w:val="00AE020D"/>
    <w:rsid w:val="00AE18EF"/>
    <w:rsid w:val="00AE4AE3"/>
    <w:rsid w:val="00AF4D83"/>
    <w:rsid w:val="00AF51F2"/>
    <w:rsid w:val="00AF65A0"/>
    <w:rsid w:val="00AF768B"/>
    <w:rsid w:val="00AF7FCC"/>
    <w:rsid w:val="00B00EA7"/>
    <w:rsid w:val="00B01D3C"/>
    <w:rsid w:val="00B020B2"/>
    <w:rsid w:val="00B17A6A"/>
    <w:rsid w:val="00B2497C"/>
    <w:rsid w:val="00B26424"/>
    <w:rsid w:val="00B36565"/>
    <w:rsid w:val="00B472CF"/>
    <w:rsid w:val="00B51454"/>
    <w:rsid w:val="00B54C4C"/>
    <w:rsid w:val="00B55E25"/>
    <w:rsid w:val="00B57B54"/>
    <w:rsid w:val="00B62E0D"/>
    <w:rsid w:val="00B6496E"/>
    <w:rsid w:val="00B662C5"/>
    <w:rsid w:val="00B76B58"/>
    <w:rsid w:val="00B76E62"/>
    <w:rsid w:val="00B81BE0"/>
    <w:rsid w:val="00B85D27"/>
    <w:rsid w:val="00B86329"/>
    <w:rsid w:val="00B91345"/>
    <w:rsid w:val="00B91BB6"/>
    <w:rsid w:val="00BA041D"/>
    <w:rsid w:val="00BA445F"/>
    <w:rsid w:val="00BB3B83"/>
    <w:rsid w:val="00BB4EA4"/>
    <w:rsid w:val="00BB58E9"/>
    <w:rsid w:val="00BC1BF1"/>
    <w:rsid w:val="00BC465E"/>
    <w:rsid w:val="00BC4DA5"/>
    <w:rsid w:val="00BC6F67"/>
    <w:rsid w:val="00BC7700"/>
    <w:rsid w:val="00BD2760"/>
    <w:rsid w:val="00BD2794"/>
    <w:rsid w:val="00BF1F26"/>
    <w:rsid w:val="00C02259"/>
    <w:rsid w:val="00C050AC"/>
    <w:rsid w:val="00C05B8B"/>
    <w:rsid w:val="00C06DD7"/>
    <w:rsid w:val="00C10DE0"/>
    <w:rsid w:val="00C156D4"/>
    <w:rsid w:val="00C3398F"/>
    <w:rsid w:val="00C3560A"/>
    <w:rsid w:val="00C4326B"/>
    <w:rsid w:val="00C45AE7"/>
    <w:rsid w:val="00C46297"/>
    <w:rsid w:val="00C54A19"/>
    <w:rsid w:val="00C56DEF"/>
    <w:rsid w:val="00C63871"/>
    <w:rsid w:val="00C642E1"/>
    <w:rsid w:val="00C65DF9"/>
    <w:rsid w:val="00C73556"/>
    <w:rsid w:val="00C75283"/>
    <w:rsid w:val="00C802D6"/>
    <w:rsid w:val="00C8065D"/>
    <w:rsid w:val="00C8227C"/>
    <w:rsid w:val="00C83071"/>
    <w:rsid w:val="00C83F9B"/>
    <w:rsid w:val="00C905F3"/>
    <w:rsid w:val="00C9283E"/>
    <w:rsid w:val="00CA116D"/>
    <w:rsid w:val="00CA1A63"/>
    <w:rsid w:val="00CA232C"/>
    <w:rsid w:val="00CA2720"/>
    <w:rsid w:val="00CA2C9F"/>
    <w:rsid w:val="00CA54C5"/>
    <w:rsid w:val="00CA7C6D"/>
    <w:rsid w:val="00CB5507"/>
    <w:rsid w:val="00CC0299"/>
    <w:rsid w:val="00CC07B2"/>
    <w:rsid w:val="00CC2CD7"/>
    <w:rsid w:val="00CC387F"/>
    <w:rsid w:val="00CC4BD1"/>
    <w:rsid w:val="00CC7249"/>
    <w:rsid w:val="00CD0CE5"/>
    <w:rsid w:val="00CD3A23"/>
    <w:rsid w:val="00CE0855"/>
    <w:rsid w:val="00CF18C9"/>
    <w:rsid w:val="00CF234B"/>
    <w:rsid w:val="00CF347F"/>
    <w:rsid w:val="00D00603"/>
    <w:rsid w:val="00D045E6"/>
    <w:rsid w:val="00D065EA"/>
    <w:rsid w:val="00D11FCA"/>
    <w:rsid w:val="00D168A3"/>
    <w:rsid w:val="00D227C8"/>
    <w:rsid w:val="00D267E4"/>
    <w:rsid w:val="00D272A9"/>
    <w:rsid w:val="00D31D67"/>
    <w:rsid w:val="00D41CB9"/>
    <w:rsid w:val="00D42A9D"/>
    <w:rsid w:val="00D43097"/>
    <w:rsid w:val="00D4662E"/>
    <w:rsid w:val="00D47543"/>
    <w:rsid w:val="00D47DA3"/>
    <w:rsid w:val="00D52A44"/>
    <w:rsid w:val="00D54537"/>
    <w:rsid w:val="00D55450"/>
    <w:rsid w:val="00D5580E"/>
    <w:rsid w:val="00D56C2A"/>
    <w:rsid w:val="00D5723E"/>
    <w:rsid w:val="00D63AF9"/>
    <w:rsid w:val="00D65049"/>
    <w:rsid w:val="00D66CAF"/>
    <w:rsid w:val="00D81702"/>
    <w:rsid w:val="00D81F8C"/>
    <w:rsid w:val="00D86F0A"/>
    <w:rsid w:val="00D87C5C"/>
    <w:rsid w:val="00D93A3E"/>
    <w:rsid w:val="00DA13BA"/>
    <w:rsid w:val="00DA43A2"/>
    <w:rsid w:val="00DB0E5D"/>
    <w:rsid w:val="00DB38BA"/>
    <w:rsid w:val="00DB4EB4"/>
    <w:rsid w:val="00DC6081"/>
    <w:rsid w:val="00DC78E8"/>
    <w:rsid w:val="00DD2873"/>
    <w:rsid w:val="00DD6EE9"/>
    <w:rsid w:val="00DE0B09"/>
    <w:rsid w:val="00DE27C9"/>
    <w:rsid w:val="00DE4E94"/>
    <w:rsid w:val="00DE62F4"/>
    <w:rsid w:val="00DE68DB"/>
    <w:rsid w:val="00DE7B77"/>
    <w:rsid w:val="00DF2573"/>
    <w:rsid w:val="00E0075D"/>
    <w:rsid w:val="00E02490"/>
    <w:rsid w:val="00E03ED6"/>
    <w:rsid w:val="00E042FE"/>
    <w:rsid w:val="00E1199F"/>
    <w:rsid w:val="00E134C9"/>
    <w:rsid w:val="00E13E5C"/>
    <w:rsid w:val="00E156C8"/>
    <w:rsid w:val="00E21222"/>
    <w:rsid w:val="00E22557"/>
    <w:rsid w:val="00E27E13"/>
    <w:rsid w:val="00E31106"/>
    <w:rsid w:val="00E31F09"/>
    <w:rsid w:val="00E32E66"/>
    <w:rsid w:val="00E34178"/>
    <w:rsid w:val="00E36BB8"/>
    <w:rsid w:val="00E609FB"/>
    <w:rsid w:val="00E60D1E"/>
    <w:rsid w:val="00E63A32"/>
    <w:rsid w:val="00E655E5"/>
    <w:rsid w:val="00E657F1"/>
    <w:rsid w:val="00E65A82"/>
    <w:rsid w:val="00E678AD"/>
    <w:rsid w:val="00E67933"/>
    <w:rsid w:val="00E73762"/>
    <w:rsid w:val="00E76652"/>
    <w:rsid w:val="00E76E0C"/>
    <w:rsid w:val="00E80510"/>
    <w:rsid w:val="00E835A4"/>
    <w:rsid w:val="00E84E2D"/>
    <w:rsid w:val="00E85B28"/>
    <w:rsid w:val="00E934CF"/>
    <w:rsid w:val="00E974E4"/>
    <w:rsid w:val="00E97F2C"/>
    <w:rsid w:val="00EA367E"/>
    <w:rsid w:val="00EA41D1"/>
    <w:rsid w:val="00EA51B9"/>
    <w:rsid w:val="00EA611D"/>
    <w:rsid w:val="00EA6441"/>
    <w:rsid w:val="00EB2DA8"/>
    <w:rsid w:val="00EB3106"/>
    <w:rsid w:val="00EB33E4"/>
    <w:rsid w:val="00EB40B9"/>
    <w:rsid w:val="00EB7BB5"/>
    <w:rsid w:val="00EC0EDB"/>
    <w:rsid w:val="00ED09AF"/>
    <w:rsid w:val="00EE59D6"/>
    <w:rsid w:val="00EE7B87"/>
    <w:rsid w:val="00EE7C05"/>
    <w:rsid w:val="00EF3A89"/>
    <w:rsid w:val="00F00E4A"/>
    <w:rsid w:val="00F04DA2"/>
    <w:rsid w:val="00F055C7"/>
    <w:rsid w:val="00F06AC2"/>
    <w:rsid w:val="00F11203"/>
    <w:rsid w:val="00F12353"/>
    <w:rsid w:val="00F22BB4"/>
    <w:rsid w:val="00F319E4"/>
    <w:rsid w:val="00F320F3"/>
    <w:rsid w:val="00F3287A"/>
    <w:rsid w:val="00F361FB"/>
    <w:rsid w:val="00F4113D"/>
    <w:rsid w:val="00F4135B"/>
    <w:rsid w:val="00F4172A"/>
    <w:rsid w:val="00F450DF"/>
    <w:rsid w:val="00F464D3"/>
    <w:rsid w:val="00F46523"/>
    <w:rsid w:val="00F47491"/>
    <w:rsid w:val="00F53822"/>
    <w:rsid w:val="00F53B71"/>
    <w:rsid w:val="00F621FB"/>
    <w:rsid w:val="00F6447F"/>
    <w:rsid w:val="00F65BA4"/>
    <w:rsid w:val="00F70B8D"/>
    <w:rsid w:val="00F75690"/>
    <w:rsid w:val="00F805CC"/>
    <w:rsid w:val="00F80F3D"/>
    <w:rsid w:val="00F84EDA"/>
    <w:rsid w:val="00F84FF1"/>
    <w:rsid w:val="00F85958"/>
    <w:rsid w:val="00F937DC"/>
    <w:rsid w:val="00F94D6C"/>
    <w:rsid w:val="00F94E39"/>
    <w:rsid w:val="00F94F46"/>
    <w:rsid w:val="00FA24F7"/>
    <w:rsid w:val="00FA263D"/>
    <w:rsid w:val="00FA7D36"/>
    <w:rsid w:val="00FB3654"/>
    <w:rsid w:val="00FB3E02"/>
    <w:rsid w:val="00FB5D24"/>
    <w:rsid w:val="00FC53E8"/>
    <w:rsid w:val="00FC57D8"/>
    <w:rsid w:val="00FC67BB"/>
    <w:rsid w:val="00FD4537"/>
    <w:rsid w:val="00FE09D6"/>
    <w:rsid w:val="00FE4E97"/>
    <w:rsid w:val="00FF2CC8"/>
    <w:rsid w:val="00FF41AD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14FBD"/>
  <w15:chartTrackingRefBased/>
  <w15:docId w15:val="{44C7AE6D-F359-4ADD-9793-19DE7419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DB876-EF6B-4E94-B842-E05E6479E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6</Pages>
  <Words>1551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Lenovo_IP3_Grey_hx3x@outlook.com</dc:creator>
  <cp:keywords/>
  <dc:description/>
  <cp:lastModifiedBy>Lenovo_IP3_Grey_hx3x@outlook.com</cp:lastModifiedBy>
  <cp:revision>634</cp:revision>
  <dcterms:created xsi:type="dcterms:W3CDTF">2025-09-09T05:55:00Z</dcterms:created>
  <dcterms:modified xsi:type="dcterms:W3CDTF">2025-09-12T07:18:00Z</dcterms:modified>
</cp:coreProperties>
</file>